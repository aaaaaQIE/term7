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9155" w:type="dxa"/>
        <w:tblInd w:w="108" w:type="dxa"/>
        <w:tblLayout w:type="fixed"/>
        <w:tblCellMar>
          <w:top w:w="0" w:type="dxa"/>
          <w:left w:w="108" w:type="dxa"/>
          <w:bottom w:w="0" w:type="dxa"/>
          <w:right w:w="108" w:type="dxa"/>
        </w:tblCellMar>
      </w:tblPr>
      <w:tblGrid>
        <w:gridCol w:w="616"/>
        <w:gridCol w:w="1972"/>
        <w:gridCol w:w="5834"/>
        <w:gridCol w:w="733"/>
      </w:tblGrid>
      <w:tr>
        <w:tblPrEx>
          <w:tblCellMar>
            <w:top w:w="0" w:type="dxa"/>
            <w:left w:w="108" w:type="dxa"/>
            <w:bottom w:w="0" w:type="dxa"/>
            <w:right w:w="108" w:type="dxa"/>
          </w:tblCellMar>
        </w:tblPrEx>
        <w:trPr>
          <w:trHeight w:val="2079" w:hRule="atLeast"/>
        </w:trPr>
        <w:tc>
          <w:tcPr>
            <w:tcW w:w="9155" w:type="dxa"/>
            <w:gridSpan w:val="4"/>
            <w:noWrap w:val="0"/>
            <w:vAlign w:val="top"/>
          </w:tcPr>
          <w:p>
            <w:pPr>
              <w:jc w:val="center"/>
              <w:rPr>
                <w:rFonts w:hint="eastAsia" w:ascii="仿宋_GB2312" w:hAnsi="宋体" w:eastAsia="仿宋_GB2312"/>
                <w:color w:val="000000"/>
                <w:sz w:val="28"/>
              </w:rPr>
            </w:pPr>
            <w:r>
              <w:rPr>
                <w:rFonts w:ascii="仿宋_GB2312" w:hAnsi="宋体" w:eastAsia="仿宋_GB2312"/>
                <w:color w:val="000000"/>
                <w:sz w:val="28"/>
              </w:rPr>
              <w:br w:type="page"/>
            </w:r>
          </w:p>
          <w:p>
            <w:pPr>
              <w:jc w:val="center"/>
              <w:rPr>
                <w:rFonts w:hint="eastAsia" w:ascii="宋体" w:hAnsi="宋体"/>
                <w:sz w:val="28"/>
                <w:szCs w:val="28"/>
              </w:rPr>
            </w:pPr>
            <w:r>
              <w:drawing>
                <wp:inline distT="0" distB="0" distL="114300" distR="114300">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5"/>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hint="eastAsia" w:ascii="宋体" w:hAnsi="宋体"/>
                <w:sz w:val="44"/>
              </w:rPr>
              <w:drawing>
                <wp:inline distT="0" distB="0" distL="114300" distR="114300">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6"/>
                          <a:stretch>
                            <a:fillRect/>
                          </a:stretch>
                        </pic:blipFill>
                        <pic:spPr>
                          <a:xfrm>
                            <a:off x="0" y="0"/>
                            <a:ext cx="3225165" cy="973455"/>
                          </a:xfrm>
                          <a:prstGeom prst="rect">
                            <a:avLst/>
                          </a:prstGeom>
                          <a:noFill/>
                          <a:ln>
                            <a:noFill/>
                          </a:ln>
                        </pic:spPr>
                      </pic:pic>
                    </a:graphicData>
                  </a:graphic>
                </wp:inline>
              </w:drawing>
            </w:r>
          </w:p>
          <w:p>
            <w:pPr>
              <w:spacing w:before="93" w:beforeLines="30"/>
              <w:jc w:val="center"/>
              <w:rPr>
                <w:rFonts w:hint="eastAsia" w:ascii="华文中宋" w:hAnsi="华文中宋" w:eastAsia="华文中宋"/>
                <w:sz w:val="32"/>
                <w:szCs w:val="32"/>
              </w:rPr>
            </w:pPr>
          </w:p>
          <w:p>
            <w:pPr>
              <w:spacing w:before="93" w:beforeLines="30"/>
              <w:jc w:val="center"/>
              <w:rPr>
                <w:rFonts w:hint="eastAsia" w:ascii="华文中宋" w:hAnsi="华文中宋" w:eastAsia="华文中宋"/>
                <w:sz w:val="68"/>
                <w:szCs w:val="68"/>
              </w:rPr>
            </w:pPr>
            <w:r>
              <w:rPr>
                <w:rFonts w:hint="eastAsia" w:ascii="华文中宋" w:hAnsi="华文中宋" w:eastAsia="华文中宋"/>
                <w:sz w:val="68"/>
                <w:szCs w:val="68"/>
              </w:rPr>
              <w:t>本科毕业设计</w:t>
            </w:r>
          </w:p>
          <w:p>
            <w:pPr>
              <w:jc w:val="center"/>
            </w:pPr>
          </w:p>
          <w:p>
            <w:pPr>
              <w:jc w:val="center"/>
              <w:rPr>
                <w:rFonts w:hint="eastAsia" w:eastAsia="黑体"/>
                <w:sz w:val="44"/>
              </w:rPr>
            </w:pPr>
          </w:p>
          <w:p>
            <w:pPr>
              <w:jc w:val="center"/>
              <w:rPr>
                <w:rFonts w:hint="eastAsia" w:eastAsia="黑体"/>
                <w:sz w:val="44"/>
              </w:rPr>
            </w:pPr>
          </w:p>
          <w:p>
            <w:pPr>
              <w:jc w:val="center"/>
              <w:rPr>
                <w:rFonts w:hint="eastAsia" w:eastAsia="黑体"/>
                <w:sz w:val="44"/>
              </w:rPr>
            </w:pPr>
          </w:p>
          <w:p>
            <w:pPr>
              <w:rPr>
                <w:rFonts w:hint="eastAsia" w:eastAsia="黑体"/>
                <w:sz w:val="44"/>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题</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目</w:t>
            </w:r>
            <w:r>
              <w:rPr>
                <w:rFonts w:hint="eastAsia" w:ascii="黑体" w:hAnsi="黑体" w:eastAsia="黑体"/>
                <w:b/>
                <w:bCs/>
                <w:sz w:val="32"/>
                <w:szCs w:val="32"/>
                <w:lang w:eastAsia="zh-CN"/>
              </w:rPr>
              <w:t>：</w:t>
            </w:r>
          </w:p>
        </w:tc>
        <w:tc>
          <w:tcPr>
            <w:tcW w:w="5834" w:type="dxa"/>
            <w:tcBorders>
              <w:top w:val="nil"/>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Change w:id="0" w:author="alan" w:date="2024-04-25T15:31:24Z">
                  <w:rPr>
                    <w:rFonts w:hint="eastAsia" w:ascii="仿宋_GB2312" w:hAnsi="黑体" w:eastAsia="仿宋_GB2312"/>
                    <w:bCs/>
                    <w:sz w:val="30"/>
                    <w:szCs w:val="30"/>
                    <w:u w:val="single"/>
                    <w:lang w:eastAsia="zh-CN"/>
                  </w:rPr>
                </w:rPrChange>
              </w:rPr>
              <w:t>木糖对纤维板水热液中</w:t>
            </w:r>
            <w:r>
              <w:rPr>
                <w:rFonts w:hint="eastAsia" w:ascii="仿宋_GB2312" w:hAnsi="黑体" w:eastAsia="仿宋_GB2312"/>
                <w:bCs/>
                <w:sz w:val="30"/>
                <w:szCs w:val="30"/>
                <w:u w:val="none"/>
                <w:lang w:eastAsia="zh-CN"/>
                <w:rPrChange w:id="1" w:author="alan" w:date="2024-04-25T15:31:24Z">
                  <w:rPr>
                    <w:rFonts w:hint="eastAsia" w:ascii="仿宋_GB2312" w:hAnsi="黑体" w:eastAsia="仿宋_GB2312"/>
                    <w:bCs/>
                    <w:sz w:val="30"/>
                    <w:szCs w:val="30"/>
                    <w:u w:val="single"/>
                    <w:lang w:eastAsia="zh-CN"/>
                  </w:rPr>
                </w:rPrChange>
              </w:rPr>
              <w:t>氮的固集特性研究</w:t>
            </w:r>
          </w:p>
        </w:tc>
        <w:tc>
          <w:tcPr>
            <w:tcW w:w="733" w:type="dxa"/>
            <w:tcBorders>
              <w:left w:val="nil"/>
            </w:tcBorders>
            <w:noWrap w:val="0"/>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院</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材料科学与工程学院</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专</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业</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能源与动力工程</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班</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级</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20504032</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号</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200455203</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rPr>
            </w:pPr>
            <w:r>
              <w:rPr>
                <w:rFonts w:hint="eastAsia" w:ascii="黑体" w:hAnsi="黑体" w:eastAsia="黑体"/>
                <w:b/>
                <w:bCs/>
                <w:sz w:val="32"/>
                <w:szCs w:val="32"/>
              </w:rPr>
              <w:t>学生姓名：</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陈尊来</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pacing w:val="-20"/>
                <w:sz w:val="32"/>
                <w:szCs w:val="32"/>
              </w:rPr>
              <w:t>指</w:t>
            </w:r>
            <w:r>
              <w:rPr>
                <w:rFonts w:hint="eastAsia" w:ascii="黑体" w:hAnsi="黑体" w:eastAsia="黑体"/>
                <w:b/>
                <w:bCs/>
                <w:sz w:val="32"/>
                <w:szCs w:val="32"/>
              </w:rPr>
              <w:t>导教师</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right"/>
              <w:rPr>
                <w:rFonts w:hint="eastAsia" w:ascii="黑体" w:hAnsi="黑体" w:eastAsia="黑体"/>
                <w:bCs/>
                <w:sz w:val="32"/>
                <w:lang w:val="en-US" w:eastAsia="zh-CN"/>
              </w:rPr>
            </w:pPr>
            <w:r>
              <w:rPr>
                <w:rFonts w:hint="eastAsia" w:ascii="仿宋_GB2312" w:hAnsi="黑体" w:eastAsia="仿宋_GB2312"/>
                <w:bCs/>
                <w:sz w:val="30"/>
                <w:szCs w:val="30"/>
                <w:lang w:eastAsia="zh-CN"/>
              </w:rPr>
              <w:t>徐德良</w:t>
            </w:r>
            <w:r>
              <w:rPr>
                <w:rFonts w:hint="eastAsia" w:ascii="黑体" w:hAnsi="黑体" w:eastAsia="黑体"/>
                <w:bCs/>
                <w:sz w:val="32"/>
                <w:lang w:val="en-US" w:eastAsia="zh-CN"/>
              </w:rPr>
              <w:t xml:space="preserve">   </w:t>
            </w:r>
            <w:r>
              <w:rPr>
                <w:rFonts w:hint="eastAsia" w:ascii="黑体" w:hAnsi="黑体" w:eastAsia="黑体"/>
                <w:bCs/>
                <w:sz w:val="32"/>
              </w:rPr>
              <w:t>职称</w:t>
            </w:r>
            <w:r>
              <w:rPr>
                <w:rFonts w:hint="eastAsia" w:ascii="黑体" w:hAnsi="黑体" w:eastAsia="黑体"/>
                <w:bCs/>
                <w:sz w:val="32"/>
                <w:lang w:eastAsia="zh-CN"/>
              </w:rPr>
              <w:t>：</w:t>
            </w:r>
            <w:r>
              <w:rPr>
                <w:rFonts w:hint="eastAsia" w:ascii="仿宋_GB2312" w:hAnsi="黑体" w:eastAsia="仿宋_GB2312"/>
                <w:bCs/>
                <w:sz w:val="30"/>
                <w:szCs w:val="30"/>
                <w:lang w:val="en-US" w:eastAsia="zh-CN"/>
              </w:rPr>
              <w:t>副教授</w:t>
            </w:r>
          </w:p>
        </w:tc>
        <w:tc>
          <w:tcPr>
            <w:tcW w:w="733" w:type="dxa"/>
            <w:tcBorders>
              <w:left w:val="nil"/>
            </w:tcBorders>
            <w:noWrap w:val="0"/>
            <w:vAlign w:val="center"/>
          </w:tcPr>
          <w:p>
            <w:pPr>
              <w:rPr>
                <w:rFonts w:ascii="黑体" w:hAnsi="黑体" w:eastAsia="黑体"/>
                <w:bCs/>
                <w:sz w:val="32"/>
              </w:rPr>
            </w:pPr>
          </w:p>
        </w:tc>
      </w:tr>
      <w:tr>
        <w:tblPrEx>
          <w:tblCellMar>
            <w:top w:w="0" w:type="dxa"/>
            <w:left w:w="108" w:type="dxa"/>
            <w:bottom w:w="0" w:type="dxa"/>
            <w:right w:w="108" w:type="dxa"/>
          </w:tblCellMar>
        </w:tblPrEx>
        <w:trPr>
          <w:cantSplit/>
          <w:trHeight w:val="866" w:hRule="atLeast"/>
        </w:trPr>
        <w:tc>
          <w:tcPr>
            <w:tcW w:w="9155" w:type="dxa"/>
            <w:gridSpan w:val="4"/>
            <w:noWrap w:val="0"/>
            <w:vAlign w:val="center"/>
          </w:tcPr>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tc>
      </w:tr>
      <w:tr>
        <w:tblPrEx>
          <w:tblCellMar>
            <w:top w:w="0" w:type="dxa"/>
            <w:left w:w="108" w:type="dxa"/>
            <w:bottom w:w="0" w:type="dxa"/>
            <w:right w:w="108" w:type="dxa"/>
          </w:tblCellMar>
        </w:tblPrEx>
        <w:trPr>
          <w:cantSplit/>
          <w:trHeight w:val="783" w:hRule="atLeast"/>
        </w:trPr>
        <w:tc>
          <w:tcPr>
            <w:tcW w:w="9155" w:type="dxa"/>
            <w:gridSpan w:val="4"/>
            <w:noWrap w:val="0"/>
            <w:vAlign w:val="center"/>
          </w:tcPr>
          <w:p>
            <w:pPr>
              <w:jc w:val="center"/>
              <w:rPr>
                <w:rFonts w:hint="eastAsia" w:ascii="宋体" w:hAnsi="宋体"/>
                <w:sz w:val="32"/>
              </w:rPr>
            </w:pPr>
            <w:r>
              <w:rPr>
                <w:rFonts w:hint="eastAsia" w:ascii="宋体" w:hAnsi="宋体"/>
                <w:bCs/>
                <w:sz w:val="32"/>
              </w:rPr>
              <w:t>二○</w:t>
            </w:r>
            <w:r>
              <w:rPr>
                <w:rFonts w:hint="eastAsia" w:ascii="宋体" w:hAnsi="宋体"/>
                <w:bCs/>
                <w:sz w:val="32"/>
                <w:lang w:eastAsia="zh-CN"/>
              </w:rPr>
              <w:t>二四</w:t>
            </w:r>
            <w:r>
              <w:rPr>
                <w:rFonts w:hint="eastAsia" w:ascii="宋体" w:hAnsi="宋体"/>
                <w:bCs/>
                <w:sz w:val="32"/>
              </w:rPr>
              <w:t xml:space="preserve"> 年 </w:t>
            </w:r>
            <w:del w:id="2" w:author="alan" w:date="2024-05-07T09:27:30Z">
              <w:r>
                <w:rPr>
                  <w:rFonts w:hint="default" w:ascii="宋体" w:hAnsi="宋体"/>
                  <w:bCs/>
                  <w:sz w:val="32"/>
                  <w:lang w:val="en-US" w:eastAsia="zh-CN"/>
                </w:rPr>
                <w:delText>四</w:delText>
              </w:r>
            </w:del>
            <w:ins w:id="3" w:author="alan" w:date="2024-05-07T09:27:33Z">
              <w:r>
                <w:rPr>
                  <w:rFonts w:hint="eastAsia" w:ascii="宋体" w:hAnsi="宋体"/>
                  <w:bCs/>
                  <w:sz w:val="32"/>
                  <w:lang w:val="en-US" w:eastAsia="zh-CN"/>
                </w:rPr>
                <w:t>五</w:t>
              </w:r>
            </w:ins>
            <w:r>
              <w:rPr>
                <w:rFonts w:hint="eastAsia" w:ascii="宋体" w:hAnsi="宋体"/>
                <w:bCs/>
                <w:sz w:val="32"/>
              </w:rPr>
              <w:t xml:space="preserve"> 月 </w:t>
            </w:r>
            <w:del w:id="4" w:author="alan" w:date="2024-05-07T09:27:36Z">
              <w:r>
                <w:rPr>
                  <w:rFonts w:hint="eastAsia" w:ascii="宋体" w:hAnsi="宋体"/>
                  <w:bCs/>
                  <w:sz w:val="32"/>
                  <w:lang w:eastAsia="zh-CN"/>
                </w:rPr>
                <w:delText>三十</w:delText>
              </w:r>
            </w:del>
            <w:ins w:id="5" w:author="alan" w:date="2024-05-07T09:27:43Z">
              <w:r>
                <w:rPr>
                  <w:rFonts w:hint="eastAsia" w:ascii="宋体" w:hAnsi="宋体"/>
                  <w:bCs/>
                  <w:sz w:val="32"/>
                  <w:lang w:eastAsia="zh-CN"/>
                </w:rPr>
                <w:t>十</w:t>
              </w:r>
            </w:ins>
            <w:r>
              <w:rPr>
                <w:rFonts w:hint="eastAsia" w:ascii="宋体" w:hAnsi="宋体"/>
                <w:bCs/>
                <w:sz w:val="32"/>
              </w:rPr>
              <w:t xml:space="preserve"> 日</w:t>
            </w:r>
          </w:p>
        </w:tc>
      </w:tr>
    </w:tbl>
    <w:p>
      <w:pPr>
        <w:pStyle w:val="2"/>
        <w:bidi w:val="0"/>
        <w:spacing w:line="240" w:lineRule="auto"/>
        <w:rPr>
          <w:rFonts w:hint="eastAsia"/>
          <w:lang w:eastAsia="zh-CN"/>
        </w:rPr>
        <w:sectPr>
          <w:footerReference r:id="rId3" w:type="default"/>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p>
    <w:p>
      <w:pPr>
        <w:pStyle w:val="2"/>
        <w:bidi w:val="0"/>
        <w:spacing w:line="240" w:lineRule="auto"/>
        <w:rPr>
          <w:rFonts w:hint="eastAsia" w:ascii="黑体" w:hAnsi="Calibri" w:eastAsia="黑体" w:cs="Times New Roman"/>
          <w:b/>
          <w:szCs w:val="48"/>
          <w:lang w:eastAsia="zh-CN"/>
        </w:rPr>
      </w:pPr>
      <w:r>
        <w:rPr>
          <w:rFonts w:hint="eastAsia"/>
          <w:lang w:eastAsia="zh-CN"/>
        </w:rPr>
        <w:t>木糖对纤维板水热液中氮的固集特性研究</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宋体"/>
          <w:sz w:val="24"/>
        </w:rPr>
      </w:pPr>
      <w:r>
        <w:rPr>
          <w:rFonts w:hint="eastAsia" w:ascii="黑体" w:hAnsi="黑体" w:eastAsia="黑体" w:cs="Times New Roman"/>
          <w:b/>
          <w:sz w:val="24"/>
          <w:szCs w:val="24"/>
          <w:lang w:eastAsia="zh-CN"/>
        </w:rPr>
        <w:t>摘</w:t>
      </w:r>
      <w:r>
        <w:rPr>
          <w:rFonts w:hint="eastAsia" w:ascii="黑体" w:hAnsi="黑体" w:eastAsia="黑体" w:cs="Times New Roman"/>
          <w:b/>
          <w:sz w:val="24"/>
          <w:szCs w:val="24"/>
          <w:lang w:val="en-US" w:eastAsia="zh-CN"/>
        </w:rPr>
        <w:t xml:space="preserve">  </w:t>
      </w:r>
      <w:r>
        <w:rPr>
          <w:rFonts w:hint="eastAsia" w:ascii="黑体" w:hAnsi="黑体" w:eastAsia="黑体" w:cs="Times New Roman"/>
          <w:b/>
          <w:sz w:val="24"/>
          <w:szCs w:val="24"/>
          <w:lang w:eastAsia="zh-CN"/>
        </w:rPr>
        <w:t>要：</w:t>
      </w:r>
      <w:del w:id="6" w:author="alan" w:date="2024-05-07T10:37:51Z">
        <w:r>
          <w:rPr>
            <w:rFonts w:hint="default" w:ascii="Calibri" w:hAnsi="Calibri" w:eastAsia="楷体_GB2312" w:cs="Times New Roman"/>
            <w:sz w:val="24"/>
            <w:szCs w:val="24"/>
            <w:lang w:eastAsia="zh-CN"/>
          </w:rPr>
          <w:delText>废</w:delText>
        </w:r>
      </w:del>
      <w:ins w:id="7" w:author="alan" w:date="2024-05-07T10:37:49Z">
        <w:r>
          <w:rPr>
            <w:rFonts w:hint="eastAsia" w:ascii="Calibri" w:hAnsi="Calibri" w:eastAsia="楷体_GB2312" w:cs="Times New Roman"/>
            <w:sz w:val="24"/>
            <w:szCs w:val="24"/>
            <w:lang w:eastAsia="zh-CN"/>
          </w:rPr>
          <w:t>为</w:t>
        </w:r>
      </w:ins>
      <w:ins w:id="8" w:author="alan" w:date="2024-05-07T10:37:52Z">
        <w:r>
          <w:rPr>
            <w:rFonts w:hint="default" w:ascii="Calibri" w:hAnsi="Calibri" w:eastAsia="楷体_GB2312" w:cs="Times New Roman"/>
            <w:sz w:val="24"/>
            <w:szCs w:val="24"/>
            <w:lang w:eastAsia="zh-CN"/>
          </w:rPr>
          <w:t>满</w:t>
        </w:r>
      </w:ins>
      <w:ins w:id="9" w:author="alan" w:date="2024-05-07T10:37:07Z">
        <w:r>
          <w:rPr>
            <w:rFonts w:hint="default" w:ascii="Calibri" w:hAnsi="Calibri" w:eastAsia="楷体_GB2312" w:cs="Times New Roman"/>
            <w:sz w:val="24"/>
            <w:szCs w:val="24"/>
            <w:lang w:eastAsia="zh-CN"/>
          </w:rPr>
          <w:t>足我国的碳达峰碳中和的双碳发展战略需求</w:t>
        </w:r>
      </w:ins>
      <w:ins w:id="10" w:author="alan" w:date="2024-05-07T10:37:55Z">
        <w:r>
          <w:rPr>
            <w:rFonts w:hint="eastAsia" w:ascii="Calibri" w:hAnsi="Calibri" w:eastAsia="楷体_GB2312" w:cs="Times New Roman"/>
            <w:sz w:val="24"/>
            <w:szCs w:val="24"/>
            <w:lang w:eastAsia="zh-CN"/>
          </w:rPr>
          <w:t>，</w:t>
        </w:r>
      </w:ins>
      <w:ins w:id="11" w:author="alan" w:date="2024-05-07T10:39:12Z">
        <w:r>
          <w:rPr>
            <w:rFonts w:hint="eastAsia" w:ascii="Calibri" w:hAnsi="Calibri" w:eastAsia="楷体_GB2312" w:cs="Times New Roman"/>
            <w:sz w:val="24"/>
            <w:szCs w:val="24"/>
            <w:lang w:eastAsia="zh-CN"/>
          </w:rPr>
          <w:t>采用</w:t>
        </w:r>
      </w:ins>
      <w:ins w:id="12" w:author="alan" w:date="2024-05-07T10:39:20Z">
        <w:r>
          <w:rPr>
            <w:rFonts w:hint="eastAsia" w:ascii="Calibri" w:hAnsi="Calibri" w:eastAsia="楷体_GB2312" w:cs="Times New Roman"/>
            <w:sz w:val="24"/>
            <w:szCs w:val="24"/>
            <w:lang w:eastAsia="zh-CN"/>
          </w:rPr>
          <w:t>各类</w:t>
        </w:r>
      </w:ins>
      <w:ins w:id="13" w:author="alan" w:date="2024-05-07T10:39:22Z">
        <w:r>
          <w:rPr>
            <w:rFonts w:hint="eastAsia" w:ascii="Calibri" w:hAnsi="Calibri" w:eastAsia="楷体_GB2312" w:cs="Times New Roman"/>
            <w:sz w:val="24"/>
            <w:szCs w:val="24"/>
            <w:lang w:eastAsia="zh-CN"/>
          </w:rPr>
          <w:t>清洁</w:t>
        </w:r>
      </w:ins>
      <w:ins w:id="14" w:author="alan" w:date="2024-05-07T10:39:12Z">
        <w:r>
          <w:rPr>
            <w:rFonts w:hint="eastAsia" w:ascii="Calibri" w:hAnsi="Calibri" w:eastAsia="楷体_GB2312" w:cs="Times New Roman"/>
            <w:sz w:val="24"/>
            <w:szCs w:val="24"/>
            <w:lang w:eastAsia="zh-CN"/>
          </w:rPr>
          <w:t>能源是一项不可或缺的措施</w:t>
        </w:r>
      </w:ins>
      <w:ins w:id="15" w:author="alan" w:date="2024-05-07T10:37:07Z">
        <w:r>
          <w:rPr>
            <w:rFonts w:hint="default" w:ascii="Calibri" w:hAnsi="Calibri" w:eastAsia="楷体_GB2312" w:cs="Times New Roman"/>
            <w:sz w:val="24"/>
            <w:szCs w:val="24"/>
            <w:lang w:eastAsia="zh-CN"/>
          </w:rPr>
          <w:t>。而生物质则以其可再生，二氧化碳零排放等等优点发展迅速。生物质资源种类多样，农林废弃物是主要的生物质资源之一。人造板是重要的木质制品，产量大、应用广泛，其大量使用</w:t>
        </w:r>
      </w:ins>
      <w:ins w:id="16" w:author="alan" w:date="2024-05-07T10:47:44Z">
        <w:r>
          <w:rPr>
            <w:rFonts w:hint="eastAsia" w:ascii="Calibri" w:hAnsi="Calibri" w:eastAsia="楷体_GB2312" w:cs="Times New Roman"/>
            <w:sz w:val="24"/>
            <w:szCs w:val="24"/>
            <w:lang w:eastAsia="zh-CN"/>
          </w:rPr>
          <w:t>亦</w:t>
        </w:r>
      </w:ins>
      <w:ins w:id="17" w:author="alan" w:date="2024-05-07T10:37:07Z">
        <w:r>
          <w:rPr>
            <w:rFonts w:hint="default" w:ascii="Calibri" w:hAnsi="Calibri" w:eastAsia="楷体_GB2312" w:cs="Times New Roman"/>
            <w:sz w:val="24"/>
            <w:szCs w:val="24"/>
            <w:lang w:eastAsia="zh-CN"/>
          </w:rPr>
          <w:t>带来了相关废弃物处理问题。当前，废弃人造板主要</w:t>
        </w:r>
      </w:ins>
      <w:ins w:id="18" w:author="alan" w:date="2024-05-07T10:48:27Z">
        <w:r>
          <w:rPr>
            <w:rFonts w:hint="eastAsia" w:ascii="Calibri" w:hAnsi="Calibri" w:eastAsia="楷体_GB2312" w:cs="Times New Roman"/>
            <w:sz w:val="24"/>
            <w:szCs w:val="24"/>
            <w:lang w:eastAsia="zh-CN"/>
          </w:rPr>
          <w:t>经由</w:t>
        </w:r>
      </w:ins>
      <w:ins w:id="19" w:author="alan" w:date="2024-05-07T10:37:07Z">
        <w:r>
          <w:rPr>
            <w:rFonts w:hint="default" w:ascii="Calibri" w:hAnsi="Calibri" w:eastAsia="楷体_GB2312" w:cs="Times New Roman"/>
            <w:sz w:val="24"/>
            <w:szCs w:val="24"/>
            <w:lang w:eastAsia="zh-CN"/>
          </w:rPr>
          <w:t>焚烧</w:t>
        </w:r>
      </w:ins>
      <w:ins w:id="20" w:author="alan" w:date="2024-05-07T10:50:59Z">
        <w:r>
          <w:rPr>
            <w:rFonts w:hint="eastAsia" w:ascii="Calibri" w:hAnsi="Calibri" w:eastAsia="楷体_GB2312" w:cs="Times New Roman"/>
            <w:sz w:val="24"/>
            <w:szCs w:val="24"/>
            <w:lang w:eastAsia="zh-CN"/>
          </w:rPr>
          <w:t>或</w:t>
        </w:r>
      </w:ins>
      <w:ins w:id="21" w:author="alan" w:date="2024-05-07T10:51:01Z">
        <w:r>
          <w:rPr>
            <w:rFonts w:hint="eastAsia" w:ascii="Calibri" w:hAnsi="Calibri" w:eastAsia="楷体_GB2312" w:cs="Times New Roman"/>
            <w:sz w:val="24"/>
            <w:szCs w:val="24"/>
            <w:lang w:eastAsia="zh-CN"/>
          </w:rPr>
          <w:t>填埋</w:t>
        </w:r>
      </w:ins>
      <w:ins w:id="22" w:author="alan" w:date="2024-05-07T10:37:07Z">
        <w:r>
          <w:rPr>
            <w:rFonts w:hint="default" w:ascii="Calibri" w:hAnsi="Calibri" w:eastAsia="楷体_GB2312" w:cs="Times New Roman"/>
            <w:sz w:val="24"/>
            <w:szCs w:val="24"/>
            <w:lang w:eastAsia="zh-CN"/>
          </w:rPr>
          <w:t>进行处理</w:t>
        </w:r>
      </w:ins>
      <w:ins w:id="23" w:author="alan" w:date="2024-05-07T10:48:13Z">
        <w:r>
          <w:rPr>
            <w:rFonts w:hint="eastAsia" w:ascii="Calibri" w:hAnsi="Calibri" w:eastAsia="楷体_GB2312" w:cs="Times New Roman"/>
            <w:sz w:val="24"/>
            <w:szCs w:val="24"/>
            <w:lang w:eastAsia="zh-CN"/>
          </w:rPr>
          <w:t>。</w:t>
        </w:r>
      </w:ins>
      <w:ins w:id="24" w:author="alan" w:date="2024-05-07T10:48:51Z">
        <w:r>
          <w:rPr>
            <w:rFonts w:hint="eastAsia" w:ascii="Calibri" w:hAnsi="Calibri" w:eastAsia="楷体_GB2312" w:cs="Times New Roman"/>
            <w:sz w:val="24"/>
            <w:szCs w:val="24"/>
            <w:lang w:eastAsia="zh-CN"/>
          </w:rPr>
          <w:t>人造板</w:t>
        </w:r>
      </w:ins>
      <w:ins w:id="25" w:author="alan" w:date="2024-05-07T10:37:07Z">
        <w:r>
          <w:rPr>
            <w:rFonts w:hint="default" w:ascii="Calibri" w:hAnsi="Calibri" w:eastAsia="楷体_GB2312" w:cs="Times New Roman"/>
            <w:sz w:val="24"/>
            <w:szCs w:val="24"/>
            <w:lang w:eastAsia="zh-CN"/>
          </w:rPr>
          <w:t>在生产加工过程中常常采用脲醛树脂等作为胶黏剂，致使</w:t>
        </w:r>
      </w:ins>
      <w:ins w:id="26" w:author="alan" w:date="2024-05-07T10:49:06Z">
        <w:r>
          <w:rPr>
            <w:rFonts w:hint="eastAsia" w:ascii="Calibri" w:hAnsi="Calibri" w:eastAsia="楷体_GB2312" w:cs="Times New Roman"/>
            <w:sz w:val="24"/>
            <w:szCs w:val="24"/>
            <w:lang w:eastAsia="zh-CN"/>
          </w:rPr>
          <w:t>其</w:t>
        </w:r>
      </w:ins>
      <w:ins w:id="27" w:author="alan" w:date="2024-05-07T10:37:07Z">
        <w:r>
          <w:rPr>
            <w:rFonts w:hint="default" w:ascii="Calibri" w:hAnsi="Calibri" w:eastAsia="楷体_GB2312" w:cs="Times New Roman"/>
            <w:sz w:val="24"/>
            <w:szCs w:val="24"/>
            <w:lang w:eastAsia="zh-CN"/>
          </w:rPr>
          <w:t>中含氮较高，造成其废弃物焚烧等热转化处理过程存在</w:t>
        </w:r>
      </w:ins>
      <w:ins w:id="28" w:author="alan" w:date="2024-05-07T10:37:07Z">
        <w:r>
          <w:rPr>
            <w:rFonts w:hint="default" w:ascii="Times New Roman" w:hAnsi="Times New Roman" w:eastAsia="楷体_GB2312" w:cs="Times New Roman"/>
            <w:sz w:val="24"/>
            <w:szCs w:val="24"/>
            <w:lang w:eastAsia="zh-CN"/>
            <w:rPrChange w:id="29" w:author="alan" w:date="2024-05-07T10:40:14Z">
              <w:rPr>
                <w:rFonts w:hint="default" w:ascii="Calibri" w:hAnsi="Calibri" w:eastAsia="楷体_GB2312" w:cs="Times New Roman"/>
                <w:sz w:val="24"/>
                <w:szCs w:val="24"/>
                <w:lang w:eastAsia="zh-CN"/>
              </w:rPr>
            </w:rPrChange>
          </w:rPr>
          <w:t>NO</w:t>
        </w:r>
      </w:ins>
      <w:ins w:id="31" w:author="alan" w:date="2024-05-07T10:37:07Z">
        <w:r>
          <w:rPr>
            <w:rFonts w:hint="default" w:ascii="Times New Roman" w:hAnsi="Times New Roman" w:eastAsia="楷体_GB2312" w:cs="Times New Roman"/>
            <w:sz w:val="24"/>
            <w:szCs w:val="24"/>
            <w:vertAlign w:val="subscript"/>
            <w:lang w:eastAsia="zh-CN"/>
            <w:rPrChange w:id="32" w:author="alan" w:date="2024-05-07T10:40:18Z">
              <w:rPr>
                <w:rFonts w:hint="default" w:ascii="Calibri" w:hAnsi="Calibri" w:eastAsia="楷体_GB2312" w:cs="Times New Roman"/>
                <w:sz w:val="24"/>
                <w:szCs w:val="24"/>
                <w:lang w:eastAsia="zh-CN"/>
              </w:rPr>
            </w:rPrChange>
          </w:rPr>
          <w:t>x</w:t>
        </w:r>
      </w:ins>
      <w:ins w:id="34" w:author="alan" w:date="2024-05-07T10:37:07Z">
        <w:r>
          <w:rPr>
            <w:rFonts w:hint="default" w:ascii="Calibri" w:hAnsi="Calibri" w:eastAsia="楷体_GB2312" w:cs="Times New Roman"/>
            <w:sz w:val="24"/>
            <w:szCs w:val="24"/>
            <w:lang w:eastAsia="zh-CN"/>
          </w:rPr>
          <w:t>污染的问题。由此，研究人造纤维板热转化过程中氮的迁移与转化对于人造板废弃物处理具有重要意义</w:t>
        </w:r>
      </w:ins>
      <w:ins w:id="35" w:author="alan" w:date="2024-05-07T10:52:27Z">
        <w:r>
          <w:rPr>
            <w:rFonts w:hint="eastAsia" w:ascii="Calibri" w:hAnsi="Calibri" w:eastAsia="楷体_GB2312" w:cs="Times New Roman"/>
            <w:sz w:val="24"/>
            <w:szCs w:val="24"/>
            <w:lang w:eastAsia="zh-CN"/>
          </w:rPr>
          <w:t>，</w:t>
        </w:r>
      </w:ins>
      <w:r>
        <w:rPr>
          <w:rFonts w:hint="default" w:ascii="Calibri" w:hAnsi="Calibri" w:eastAsia="楷体_GB2312" w:cs="Times New Roman"/>
          <w:sz w:val="24"/>
          <w:szCs w:val="24"/>
          <w:lang w:eastAsia="zh-CN"/>
        </w:rPr>
        <w:t>研究半纤维素在水热转化中对液相氮元素的吸附机制</w:t>
      </w:r>
      <w:del w:id="36" w:author="alan" w:date="2024-05-07T10:52:31Z">
        <w:r>
          <w:rPr>
            <w:rFonts w:hint="default" w:ascii="Calibri" w:hAnsi="Calibri" w:eastAsia="楷体_GB2312" w:cs="Times New Roman"/>
            <w:sz w:val="24"/>
            <w:szCs w:val="24"/>
            <w:lang w:eastAsia="zh-CN"/>
          </w:rPr>
          <w:delText>，</w:delText>
        </w:r>
      </w:del>
      <w:r>
        <w:rPr>
          <w:rFonts w:hint="default" w:ascii="Calibri" w:hAnsi="Calibri" w:eastAsia="楷体_GB2312" w:cs="Times New Roman"/>
          <w:sz w:val="24"/>
          <w:szCs w:val="24"/>
          <w:lang w:eastAsia="zh-CN"/>
        </w:rPr>
        <w:t>对纤维板的水热转化过程中氮元素的迁移与转化</w:t>
      </w:r>
      <w:ins w:id="37" w:author="alan" w:date="2024-05-07T10:52:43Z">
        <w:r>
          <w:rPr>
            <w:rFonts w:hint="eastAsia" w:ascii="Calibri" w:hAnsi="Calibri" w:eastAsia="楷体_GB2312" w:cs="Times New Roman"/>
            <w:sz w:val="24"/>
            <w:szCs w:val="24"/>
            <w:lang w:eastAsia="zh-CN"/>
          </w:rPr>
          <w:t>亦</w:t>
        </w:r>
      </w:ins>
      <w:r>
        <w:rPr>
          <w:rFonts w:hint="default" w:ascii="Calibri" w:hAnsi="Calibri" w:eastAsia="楷体_GB2312" w:cs="Times New Roman"/>
          <w:sz w:val="24"/>
          <w:szCs w:val="24"/>
          <w:lang w:eastAsia="zh-CN"/>
        </w:rPr>
        <w:t>具有指导作用。当前已有关于氮元素迁移转化机制的广泛研究，但固相产物的转化机制仍不清楚，需要进一步研究固液相含氮热解产物生成机理、氮元素的迁移转化机制、含氮物质的调控机制和高效制备含氮化学品和炭材料等，为生物质资源的清洁高效利用提供理论基础。</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24"/>
          <w:szCs w:val="24"/>
          <w:lang w:eastAsia="zh-CN"/>
        </w:rPr>
      </w:pPr>
      <w:r>
        <w:rPr>
          <w:rFonts w:hint="eastAsia" w:ascii="黑体" w:hAnsi="黑体" w:eastAsia="黑体" w:cs="Times New Roman"/>
          <w:b/>
          <w:sz w:val="24"/>
          <w:szCs w:val="24"/>
          <w:lang w:eastAsia="zh-CN"/>
        </w:rPr>
        <w:t>关键词：</w:t>
      </w:r>
      <w:r>
        <w:rPr>
          <w:rFonts w:hint="eastAsia" w:ascii="Calibri" w:hAnsi="Calibri" w:eastAsia="楷体_GB2312" w:cs="Times New Roman"/>
          <w:sz w:val="24"/>
          <w:szCs w:val="24"/>
          <w:lang w:eastAsia="zh-CN"/>
        </w:rPr>
        <w:t>纤维板；生物质；水热转化；</w:t>
      </w:r>
      <w:del w:id="38" w:author="alan" w:date="2024-05-07T10:53:35Z">
        <w:r>
          <w:rPr>
            <w:rFonts w:hint="default" w:ascii="Calibri" w:hAnsi="Calibri" w:eastAsia="楷体_GB2312" w:cs="Times New Roman"/>
            <w:sz w:val="24"/>
            <w:szCs w:val="24"/>
            <w:lang w:eastAsia="zh-CN"/>
          </w:rPr>
          <w:delText>含</w:delText>
        </w:r>
      </w:del>
      <w:r>
        <w:rPr>
          <w:rFonts w:hint="default" w:ascii="Calibri" w:hAnsi="Calibri" w:eastAsia="楷体_GB2312" w:cs="Times New Roman"/>
          <w:sz w:val="24"/>
          <w:szCs w:val="24"/>
          <w:lang w:eastAsia="zh-CN"/>
        </w:rPr>
        <w:t>氮</w:t>
      </w:r>
      <w:del w:id="39" w:author="alan" w:date="2024-05-07T10:53:34Z">
        <w:r>
          <w:rPr>
            <w:rFonts w:hint="default" w:ascii="Calibri" w:hAnsi="Calibri" w:eastAsia="楷体_GB2312" w:cs="Times New Roman"/>
            <w:sz w:val="24"/>
            <w:szCs w:val="24"/>
            <w:lang w:eastAsia="zh-CN"/>
          </w:rPr>
          <w:delText>化合物</w:delText>
        </w:r>
      </w:del>
      <w:ins w:id="40" w:author="alan" w:date="2024-05-07T10:53:30Z">
        <w:r>
          <w:rPr>
            <w:rFonts w:hint="eastAsia" w:ascii="Calibri" w:hAnsi="Calibri" w:eastAsia="楷体_GB2312" w:cs="Times New Roman"/>
            <w:sz w:val="24"/>
            <w:szCs w:val="24"/>
            <w:lang w:eastAsia="zh-CN"/>
          </w:rPr>
          <w:t>；</w:t>
        </w:r>
      </w:ins>
      <w:ins w:id="41" w:author="alan" w:date="2024-05-07T10:53:50Z">
        <w:r>
          <w:rPr>
            <w:rFonts w:hint="eastAsia" w:ascii="Calibri" w:hAnsi="Calibri" w:eastAsia="楷体_GB2312" w:cs="Times New Roman"/>
            <w:sz w:val="24"/>
            <w:szCs w:val="24"/>
            <w:lang w:eastAsia="zh-CN"/>
          </w:rPr>
          <w:t>木糖</w:t>
        </w:r>
      </w:ins>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10"/>
          <w:szCs w:val="10"/>
          <w:lang w:eastAsia="zh-CN"/>
        </w:rPr>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Study on the aggregation characteristics of nitrogen in the</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hydrothermal solution of xylose in fiberboard</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val="en-US" w:eastAsia="zh-CN"/>
        </w:rPr>
        <w:t>CHEN</w:t>
      </w:r>
      <w:r>
        <w:rPr>
          <w:rFonts w:hint="default" w:ascii="Times New Roman" w:hAnsi="Times New Roman" w:eastAsia="楷体_GB2312" w:cs="Times New Roman"/>
          <w:b/>
          <w:bCs/>
          <w:sz w:val="24"/>
          <w:szCs w:val="24"/>
          <w:lang w:eastAsia="zh-CN"/>
        </w:rPr>
        <w:t xml:space="preserve"> </w:t>
      </w:r>
      <w:r>
        <w:rPr>
          <w:rFonts w:hint="default" w:ascii="Times New Roman" w:hAnsi="Times New Roman" w:eastAsia="楷体_GB2312" w:cs="Times New Roman"/>
          <w:b/>
          <w:bCs/>
          <w:sz w:val="24"/>
          <w:szCs w:val="24"/>
          <w:lang w:val="en-US" w:eastAsia="zh-CN"/>
        </w:rPr>
        <w:t>Zunlai</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Abstract: </w:t>
      </w:r>
      <w:del w:id="42" w:author="alan" w:date="2024-05-07T11:00:22Z">
        <w:r>
          <w:rPr>
            <w:rFonts w:hint="default" w:ascii="Times New Roman" w:hAnsi="Times New Roman" w:eastAsia="楷体_GB2312" w:cs="Times New Roman"/>
            <w:sz w:val="24"/>
            <w:szCs w:val="24"/>
            <w:lang w:eastAsia="zh-CN"/>
          </w:rPr>
          <w:delText xml:space="preserve">Waste </w:delText>
        </w:r>
      </w:del>
      <w:ins w:id="43" w:author="alan" w:date="2024-05-07T11:00:12Z">
        <w:r>
          <w:rPr>
            <w:rFonts w:hint="default" w:ascii="Times New Roman" w:hAnsi="Times New Roman" w:eastAsia="楷体_GB2312" w:cs="Times New Roman"/>
            <w:sz w:val="24"/>
            <w:szCs w:val="24"/>
            <w:lang w:eastAsia="zh-CN"/>
          </w:rPr>
          <w:t>In order to meet the requirements of China's dual carbon development strategy of peaking carbon emissions and achieving carbon neutrality, the use of various clean energy sources is essential. Among them, biomass has experienced rapid development due to its renewable nature and zero carbon emissions advantages. Agricultural and forestry residues are major sources of biomass resources. Engineered wood products, such as particleboard, are importan</w:t>
        </w:r>
        <w:bookmarkStart w:id="49" w:name="_GoBack"/>
        <w:bookmarkEnd w:id="49"/>
        <w:r>
          <w:rPr>
            <w:rFonts w:hint="default" w:ascii="Times New Roman" w:hAnsi="Times New Roman" w:eastAsia="楷体_GB2312" w:cs="Times New Roman"/>
            <w:sz w:val="24"/>
            <w:szCs w:val="24"/>
            <w:lang w:eastAsia="zh-CN"/>
          </w:rPr>
          <w:t>t wooden materials with large production volumes and wide applications, but they also bring challenges in waste disposal. Currently, waste particleboards are mainly treated through incineration or landfill. Nitrogen-containing resins, such as urea-formaldehyde resins, are often used in the production process of particleboards, leading to the issue of NOx pollution during the thermal conversion of waste materials. Therefore, investigating the migration and transformation of nitrogen during the thermal conversion of particleboards is crucial for waste management. Understanding the adsorption mechanism of nitrogen elements in the liquid phase by hemicellulose during hydrothermal conversion has important guiding implications for the migration and transformation of nitrogen elements in the hydrothermal conversion of particleboards. Although extensive research has been conducted on the migration and transformation mechanisms of nitrogen elements, the transformation mechanism of solid-phase products is still unclear, and further research is needed on the mechanisms underlying the generation of nitrogen-containing solid-liquid phase pyrolysis products, the migration and transformation of nitrogen elements, the regulation of nitrogen-containing substances, and the efficient production of nitrogen-containing chemicals and carbon materials. This research aims to provide a theoretical basis for the clean and efficient utilization of biomass resources.</w:t>
        </w:r>
      </w:ins>
      <w:del w:id="44" w:author="alan" w:date="2024-05-07T11:00:18Z">
        <w:r>
          <w:rPr>
            <w:rFonts w:hint="default" w:ascii="Times New Roman" w:hAnsi="Times New Roman" w:eastAsia="楷体_GB2312" w:cs="Times New Roman"/>
            <w:sz w:val="24"/>
            <w:szCs w:val="24"/>
            <w:lang w:eastAsia="zh-CN"/>
          </w:rPr>
          <w:delText xml:space="preserve"> </w:delText>
        </w:r>
      </w:del>
      <w:del w:id="45" w:author="alan" w:date="2024-05-07T11:00:16Z">
        <w:r>
          <w:rPr>
            <w:rFonts w:hint="default" w:ascii="Times New Roman" w:hAnsi="Times New Roman" w:eastAsia="楷体_GB2312" w:cs="Times New Roman"/>
            <w:sz w:val="24"/>
            <w:szCs w:val="24"/>
            <w:lang w:eastAsia="zh-CN"/>
          </w:rPr>
          <w:delText>resources.</w:delText>
        </w:r>
      </w:del>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Keywords: </w:t>
      </w:r>
      <w:r>
        <w:rPr>
          <w:rFonts w:hint="default" w:ascii="Times New Roman" w:hAnsi="Times New Roman" w:eastAsia="楷体_GB2312" w:cs="Times New Roman"/>
          <w:sz w:val="24"/>
          <w:szCs w:val="24"/>
          <w:lang w:eastAsia="zh-CN"/>
        </w:rPr>
        <w:t>fiberboard; biomass; hydrothermal conversion; nitrogen compounds</w:t>
      </w:r>
    </w:p>
    <w:p>
      <w:pPr>
        <w:spacing w:line="300" w:lineRule="auto"/>
        <w:jc w:val="center"/>
        <w:rPr>
          <w:rFonts w:eastAsia="黑体" w:asciiTheme="minorHAnsi" w:hAnsiTheme="minorHAnsi" w:cstheme="minorBidi"/>
          <w:sz w:val="36"/>
          <w:szCs w:val="36"/>
        </w:rPr>
      </w:pPr>
      <w:r>
        <w:rPr>
          <w:rFonts w:hint="eastAsia" w:eastAsia="黑体" w:asciiTheme="minorHAnsi" w:hAnsiTheme="minorHAnsi" w:cstheme="minorBidi"/>
          <w:sz w:val="36"/>
          <w:szCs w:val="36"/>
        </w:rPr>
        <w:t>目</w:t>
      </w:r>
      <w:r>
        <w:rPr>
          <w:rFonts w:hint="eastAsia" w:ascii="楷体_GB2312" w:hAnsi="宋体" w:eastAsia="黑体" w:cstheme="minorBidi"/>
          <w:sz w:val="36"/>
          <w:szCs w:val="36"/>
        </w:rPr>
        <w:t xml:space="preserve">  </w:t>
      </w:r>
      <w:r>
        <w:rPr>
          <w:rFonts w:hint="eastAsia" w:eastAsia="黑体" w:asciiTheme="minorHAnsi" w:hAnsiTheme="minorHAnsi" w:cstheme="minorBidi"/>
          <w:sz w:val="36"/>
          <w:szCs w:val="36"/>
        </w:rPr>
        <w:t>录</w:t>
      </w:r>
    </w:p>
    <w:p>
      <w:pPr>
        <w:spacing w:line="360" w:lineRule="auto"/>
        <w:jc w:val="distribute"/>
        <w:rPr>
          <w:rFonts w:hint="eastAsia" w:ascii="宋体" w:hAnsi="宋体" w:eastAsiaTheme="minorEastAsia" w:cstheme="minorBidi"/>
          <w:sz w:val="20"/>
          <w:szCs w:val="21"/>
          <w:lang w:val="es-ES" w:eastAsia="zh-CN"/>
        </w:rPr>
      </w:pPr>
      <w:r>
        <w:rPr>
          <w:rFonts w:asciiTheme="minorHAnsi" w:hAnsiTheme="minorHAnsi" w:eastAsiaTheme="minorEastAsia" w:cstheme="minorBidi"/>
          <w:bCs/>
          <w:sz w:val="20"/>
          <w:szCs w:val="21"/>
        </w:rPr>
        <w:t xml:space="preserve">1 </w:t>
      </w:r>
      <w:r>
        <w:rPr>
          <w:rFonts w:hint="eastAsia" w:asciiTheme="minorHAnsi" w:hAnsiTheme="minorHAnsi" w:eastAsiaTheme="minorEastAsia" w:cstheme="minorBidi"/>
          <w:color w:val="0000FF"/>
          <w:sz w:val="20"/>
          <w:szCs w:val="21"/>
          <w:lang w:val="es-ES" w:eastAsia="zh-CN"/>
        </w:rPr>
        <w:t>引言</w:t>
      </w:r>
      <w:r>
        <w:rPr>
          <w:rFonts w:asciiTheme="minorHAnsi" w:hAnsiTheme="minorHAnsi" w:eastAsiaTheme="minorEastAsia" w:cstheme="minorBidi"/>
          <w:bCs/>
          <w:sz w:val="20"/>
          <w:szCs w:val="21"/>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bCs/>
          <w:sz w:val="20"/>
          <w:szCs w:val="21"/>
        </w:rPr>
        <w:t>……………………………………………………</w:t>
      </w:r>
      <w:r>
        <w:rPr>
          <w:rFonts w:hint="eastAsia" w:asciiTheme="minorHAnsi" w:hAnsiTheme="minorHAnsi" w:eastAsiaTheme="minorEastAsia" w:cstheme="minorBidi"/>
          <w:color w:val="FF0000"/>
          <w:sz w:val="20"/>
          <w:szCs w:val="21"/>
          <w:lang w:val="en-US" w:eastAsia="zh-CN"/>
        </w:rPr>
        <w:t>4</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2 </w:t>
      </w:r>
      <w:r>
        <w:rPr>
          <w:rFonts w:hint="eastAsia" w:asciiTheme="minorHAnsi" w:hAnsiTheme="minorHAnsi" w:eastAsiaTheme="minorEastAsia" w:cstheme="minorBidi"/>
          <w:bCs/>
          <w:sz w:val="20"/>
          <w:szCs w:val="21"/>
          <w:lang w:val="es-ES" w:eastAsia="zh-CN"/>
        </w:rPr>
        <w:t>生物质氮的迁移转化特性研究现状</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color w:val="FF0000"/>
          <w:sz w:val="20"/>
          <w:szCs w:val="21"/>
          <w:lang w:val="es-ES"/>
        </w:rPr>
      </w:pPr>
      <w:r>
        <w:rPr>
          <w:rFonts w:asciiTheme="minorHAnsi" w:hAnsiTheme="minorHAnsi" w:eastAsiaTheme="minorEastAsia" w:cstheme="minorBidi"/>
          <w:bCs/>
          <w:sz w:val="20"/>
          <w:szCs w:val="21"/>
          <w:lang w:val="es-ES"/>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.1</w:t>
      </w:r>
      <w:r>
        <w:rPr>
          <w:rFonts w:ascii="宋体" w:hAnsi="宋体" w:eastAsiaTheme="minorEastAsia" w:cstheme="minorBidi"/>
          <w:sz w:val="20"/>
          <w:szCs w:val="21"/>
          <w:lang w:val="es-ES"/>
        </w:rPr>
        <w:t xml:space="preserve">  </w:t>
      </w:r>
      <w:r>
        <w:rPr>
          <w:rFonts w:hint="eastAsia" w:asciiTheme="minorHAnsi" w:hAnsiTheme="minorHAnsi" w:eastAsiaTheme="minorEastAsia" w:cstheme="minorBidi"/>
          <w:color w:val="0000FF"/>
          <w:sz w:val="20"/>
          <w:szCs w:val="21"/>
          <w:lang w:val="es-ES" w:eastAsia="zh-CN"/>
        </w:rPr>
        <w:t>热解温度对生物质氮转化方向的影响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color w:val="FF0000"/>
          <w:sz w:val="20"/>
          <w:szCs w:val="21"/>
          <w:lang w:val="es-ES"/>
        </w:rPr>
      </w:pPr>
      <w:r>
        <w:rPr>
          <w:rFonts w:asciiTheme="minorHAnsi" w:hAnsiTheme="minorHAnsi" w:eastAsiaTheme="minorEastAsia" w:cstheme="minorBidi"/>
          <w:bCs/>
          <w:sz w:val="20"/>
          <w:szCs w:val="21"/>
        </w:rPr>
        <w:t xml:space="preserve">   2</w:t>
      </w:r>
      <w:r>
        <w:rPr>
          <w:rFonts w:hint="eastAsia" w:asciiTheme="minorHAnsi" w:hAnsiTheme="minorHAnsi" w:eastAsiaTheme="minorEastAsia" w:cstheme="minorBidi"/>
          <w:bCs/>
          <w:sz w:val="20"/>
          <w:szCs w:val="21"/>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热解气氛对生物质氮转化方向的影响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生物质内部成分对氮转化途径的影响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3 </w:t>
      </w:r>
      <w:r>
        <w:rPr>
          <w:rFonts w:hint="eastAsia" w:asciiTheme="minorHAnsi" w:hAnsiTheme="minorHAnsi" w:eastAsiaTheme="minorEastAsia" w:cstheme="minorBidi"/>
          <w:color w:val="0000FF"/>
          <w:sz w:val="20"/>
          <w:szCs w:val="21"/>
          <w:lang w:val="es-ES" w:eastAsia="zh-CN"/>
        </w:rPr>
        <w:t>研究内容及意义</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4</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 xml:space="preserve">4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木糖与水热液的共热反应</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5</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ind w:firstLine="435"/>
        <w:jc w:val="distribute"/>
        <w:rPr>
          <w:rFonts w:hint="eastAsia" w:ascii="宋体" w:hAnsi="宋体" w:eastAsiaTheme="minorEastAsia" w:cstheme="minorBidi"/>
          <w:sz w:val="20"/>
          <w:szCs w:val="21"/>
          <w:lang w:val="es-ES"/>
        </w:rPr>
      </w:pPr>
    </w:p>
    <w:p>
      <w:pPr>
        <w:spacing w:line="360" w:lineRule="auto"/>
        <w:jc w:val="center"/>
        <w:rPr>
          <w:rFonts w:asciiTheme="minorHAnsi" w:hAnsiTheme="minorHAnsi" w:eastAsiaTheme="minorEastAsia" w:cstheme="minorBidi"/>
          <w:iCs/>
          <w:sz w:val="20"/>
          <w:szCs w:val="21"/>
          <w:lang w:val="es-ES"/>
        </w:rPr>
      </w:pPr>
      <w:r>
        <w:rPr>
          <w:rFonts w:hint="eastAsia" w:asciiTheme="minorHAnsi" w:hAnsiTheme="minorHAnsi" w:eastAsiaTheme="minorEastAsia" w:cstheme="minorBidi"/>
          <w:iCs/>
          <w:sz w:val="20"/>
          <w:szCs w:val="21"/>
          <w:lang w:val="es-ES"/>
        </w:rPr>
        <w:t>（</w:t>
      </w:r>
      <w:r>
        <w:rPr>
          <w:rFonts w:asciiTheme="minorHAnsi" w:hAnsiTheme="minorHAnsi" w:eastAsiaTheme="minorEastAsia" w:cstheme="minorBidi"/>
          <w:iCs/>
          <w:sz w:val="20"/>
          <w:szCs w:val="21"/>
          <w:lang w:val="es-ES"/>
        </w:rPr>
        <w:t>1.5</w:t>
      </w:r>
      <w:r>
        <w:rPr>
          <w:rFonts w:asciiTheme="minorHAnsi" w:hAnsiTheme="minorHAnsi" w:eastAsiaTheme="minorEastAsia" w:cstheme="minorBidi"/>
          <w:iCs/>
          <w:sz w:val="20"/>
          <w:szCs w:val="21"/>
        </w:rPr>
        <w:t>倍</w:t>
      </w:r>
      <w:r>
        <w:rPr>
          <w:rFonts w:hint="eastAsia" w:asciiTheme="minorHAnsi" w:hAnsiTheme="minorHAnsi" w:eastAsiaTheme="minorEastAsia" w:cstheme="minorBidi"/>
          <w:iCs/>
          <w:sz w:val="20"/>
          <w:szCs w:val="21"/>
        </w:rPr>
        <w:t>行距</w:t>
      </w:r>
      <w:r>
        <w:rPr>
          <w:rFonts w:hint="eastAsia" w:asciiTheme="minorHAnsi" w:hAnsiTheme="minorHAnsi" w:eastAsiaTheme="minorEastAsia" w:cstheme="minorBidi"/>
          <w:iCs/>
          <w:sz w:val="20"/>
          <w:szCs w:val="21"/>
          <w:lang w:val="es-ES"/>
        </w:rPr>
        <w:t>）</w:t>
      </w:r>
    </w:p>
    <w:p>
      <w:pPr>
        <w:spacing w:after="120" w:line="360" w:lineRule="auto"/>
        <w:rPr>
          <w:rFonts w:ascii="Times New Roman" w:hAnsi="Times New Roman" w:eastAsia="宋体" w:cs="Times New Roman"/>
          <w:szCs w:val="21"/>
          <w:lang w:val="es-ES"/>
        </w:rPr>
      </w:pPr>
      <w:r>
        <w:rPr>
          <w:rFonts w:ascii="Times New Roman" w:hAnsi="Times New Roman" w:eastAsia="宋体" w:cs="Times New Roman"/>
          <w:szCs w:val="21"/>
          <w:lang w:val="es-ES"/>
        </w:rPr>
        <w:t>……………………………………………………………………………………………………………（</w:t>
      </w:r>
      <w:r>
        <w:rPr>
          <w:rFonts w:ascii="Times New Roman" w:hAnsi="Times New Roman" w:eastAsia="宋体" w:cs="Times New Roman"/>
          <w:szCs w:val="21"/>
        </w:rPr>
        <w:t>略</w:t>
      </w:r>
      <w:r>
        <w:rPr>
          <w:rFonts w:ascii="Times New Roman" w:hAnsi="Times New Roman" w:eastAsia="宋体" w:cs="Times New Roman"/>
          <w:szCs w:val="21"/>
          <w:lang w:val="es-ES"/>
        </w:rPr>
        <w:t>）</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结论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致谢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参考文献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附录A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图1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表1  ××××（必要时）………………………………………………………………</w:t>
      </w:r>
      <w:r>
        <w:rPr>
          <w:rFonts w:asciiTheme="minorHAnsi" w:hAnsiTheme="minorHAnsi" w:eastAsiaTheme="minorEastAsia" w:cstheme="minorBidi"/>
          <w:color w:val="FF0000"/>
          <w:sz w:val="20"/>
          <w:szCs w:val="21"/>
          <w:lang w:val="es-ES"/>
        </w:rPr>
        <w:t>Y</w:t>
      </w:r>
    </w:p>
    <w:p>
      <w:pPr>
        <w:spacing w:line="360" w:lineRule="exact"/>
        <w:rPr>
          <w:rFonts w:ascii="Times New Roman" w:hAnsi="Times New Roman" w:eastAsia="宋体"/>
          <w:sz w:val="24"/>
        </w:rPr>
      </w:pPr>
    </w:p>
    <w:p>
      <w:pPr>
        <w:pStyle w:val="3"/>
        <w:bidi w:val="0"/>
        <w:rPr>
          <w:ins w:id="46" w:author="alan" w:date="2024-04-25T00:27:17Z"/>
          <w:rFonts w:hint="default"/>
          <w:lang w:val="en-US" w:eastAsia="zh-CN"/>
        </w:rPr>
      </w:pPr>
      <w:ins w:id="47" w:author="alan" w:date="2024-04-25T00:27:19Z">
        <w:r>
          <w:rPr>
            <w:rFonts w:hint="eastAsia"/>
            <w:lang w:val="en-US" w:eastAsia="zh-CN"/>
          </w:rPr>
          <w:t>第一章</w:t>
        </w:r>
      </w:ins>
      <w:ins w:id="48" w:author="alan" w:date="2024-04-25T00:27:20Z">
        <w:r>
          <w:rPr>
            <w:rFonts w:hint="eastAsia"/>
            <w:lang w:val="en-US" w:eastAsia="zh-CN"/>
          </w:rPr>
          <w:t xml:space="preserve">  </w:t>
        </w:r>
      </w:ins>
      <w:ins w:id="49" w:author="alan" w:date="2024-04-25T00:27:22Z">
        <w:r>
          <w:rPr>
            <w:rFonts w:hint="eastAsia"/>
            <w:lang w:val="en-US" w:eastAsia="zh-CN"/>
          </w:rPr>
          <w:t>绪论</w:t>
        </w:r>
      </w:ins>
    </w:p>
    <w:p>
      <w:pPr>
        <w:pStyle w:val="4"/>
        <w:bidi w:val="0"/>
        <w:pPrChange w:id="50" w:author="alan" w:date="2024-04-25T00:50:39Z">
          <w:pPr>
            <w:pStyle w:val="3"/>
            <w:bidi w:val="0"/>
          </w:pPr>
        </w:pPrChange>
      </w:pPr>
      <w:r>
        <w:rPr>
          <w:rFonts w:hint="eastAsia"/>
          <w:lang w:val="en-US" w:eastAsia="zh-CN"/>
        </w:rPr>
        <w:t>1</w:t>
      </w:r>
      <w:ins w:id="51" w:author="alan" w:date="2024-04-25T00:52:17Z">
        <w:r>
          <w:rPr>
            <w:rFonts w:hint="eastAsia"/>
            <w:lang w:val="en-US" w:eastAsia="zh-CN"/>
          </w:rPr>
          <w:t>.</w:t>
        </w:r>
      </w:ins>
      <w:ins w:id="52" w:author="alan" w:date="2024-04-25T00:52:18Z">
        <w:r>
          <w:rPr>
            <w:rFonts w:hint="eastAsia"/>
            <w:lang w:val="en-US" w:eastAsia="zh-CN"/>
          </w:rPr>
          <w:t>1</w:t>
        </w:r>
      </w:ins>
      <w:r>
        <w:rPr>
          <w:rFonts w:hint="eastAsia"/>
          <w:lang w:val="en-US" w:eastAsia="zh-CN"/>
        </w:rPr>
        <w:t xml:space="preserve">  </w:t>
      </w:r>
      <w:r>
        <w:rPr>
          <w:lang w:eastAsia="zh-CN"/>
        </w:rPr>
        <w:t>引言</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生物质能源作为第四大能源正在被广泛应用</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_Ref1044203853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[1]</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作为人类自从掌握火源以来的最早直接应用能源，生物质能源经历了多次应用研究开发的曲折历程。在人类文明的不断进步中，欧洲在第二次世界大战前后达到了木质能源应用研究的高峰。然而，随着石油化工和煤化工的发展，生物质能源的应用逐渐处于低谷。直到20世纪70年代中期，由于中东战争引发的全球性能源危机，包括木质能源在内的可再生能源的开发和利用研究再度引起了人们的关注。</w:t>
      </w:r>
      <w:r>
        <w:rPr>
          <w:rFonts w:hint="eastAsia" w:ascii="Times New Roman" w:hAnsi="Times New Roman" w:eastAsia="宋体"/>
          <w:sz w:val="24"/>
          <w:lang w:eastAsia="zh-CN"/>
        </w:rPr>
        <w:t>此时</w:t>
      </w:r>
      <w:r>
        <w:rPr>
          <w:rFonts w:hint="default" w:ascii="Times New Roman" w:hAnsi="Times New Roman" w:eastAsia="宋体"/>
          <w:sz w:val="24"/>
        </w:rPr>
        <w:t>人们深刻认识到化石能源资源如石油、煤炭和天然气的有限性以及对环境造成的污染问题。根据已有的储量和需求数据推算</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_Ref336088115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[2]</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，到21世纪中叶，全球的石油和天然气资源可能会耗尽，而大规模使用煤炭不仅其贮量有限，而且燃烧过程会产生大量SO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val="en-US" w:eastAsia="zh-CN"/>
        </w:rPr>
        <w:t>N</w:t>
      </w:r>
      <w:r>
        <w:rPr>
          <w:rFonts w:hint="default" w:ascii="Times New Roman" w:hAnsi="Times New Roman" w:eastAsia="宋体"/>
          <w:sz w:val="24"/>
        </w:rPr>
        <w:t>O</w:t>
      </w:r>
      <w:r>
        <w:rPr>
          <w:rFonts w:hint="eastAsia" w:ascii="Times New Roman" w:hAnsi="Times New Roman" w:eastAsia="宋体"/>
          <w:sz w:val="24"/>
          <w:vertAlign w:val="subscript"/>
          <w:lang w:val="en-US" w:eastAsia="zh-CN"/>
        </w:rPr>
        <w:t>x</w:t>
      </w:r>
      <w:r>
        <w:rPr>
          <w:rFonts w:hint="default" w:ascii="Times New Roman" w:hAnsi="Times New Roman" w:eastAsia="宋体"/>
          <w:sz w:val="24"/>
        </w:rPr>
        <w:t>等有害气体，严重污染环境。</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环境问题与能源问题息息相关，这已经引起国际社会的普遍关注，成为了当今世界的焦点之一。据相关资料显示，化石燃料使用是大气污染的主要原因之一，诸如“酸雨”和“温室效应”等已经给人类赖以生存的地球带来了灾难性的后果。相比之下，使用大自然所赋予的生物质能源几乎不会产生污染。在使用过程中，生物质能几乎不产生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eastAsia="zh-CN"/>
        </w:rPr>
        <w:t>且</w:t>
      </w:r>
      <w:r>
        <w:rPr>
          <w:rFonts w:hint="default" w:ascii="Times New Roman" w:hAnsi="Times New Roman" w:eastAsia="宋体"/>
          <w:sz w:val="24"/>
        </w:rPr>
        <w:t>产生的CO</w:t>
      </w:r>
      <w:r>
        <w:rPr>
          <w:rFonts w:hint="default" w:ascii="Times New Roman" w:hAnsi="Times New Roman" w:eastAsia="宋体"/>
          <w:sz w:val="24"/>
          <w:vertAlign w:val="subscript"/>
        </w:rPr>
        <w:t>2</w:t>
      </w:r>
      <w:r>
        <w:rPr>
          <w:rFonts w:hint="default" w:ascii="Times New Roman" w:hAnsi="Times New Roman" w:eastAsia="宋体"/>
          <w:sz w:val="24"/>
        </w:rPr>
        <w:t>气体与植物生长过程中所需要吸收的大量CO</w:t>
      </w:r>
      <w:r>
        <w:rPr>
          <w:rFonts w:hint="default" w:ascii="Times New Roman" w:hAnsi="Times New Roman" w:eastAsia="宋体"/>
          <w:sz w:val="24"/>
          <w:vertAlign w:val="subscript"/>
        </w:rPr>
        <w:t>2</w:t>
      </w:r>
      <w:r>
        <w:rPr>
          <w:rFonts w:hint="default" w:ascii="Times New Roman" w:hAnsi="Times New Roman" w:eastAsia="宋体"/>
          <w:sz w:val="24"/>
        </w:rPr>
        <w:t>保持平衡，因而被称作CO</w:t>
      </w:r>
      <w:r>
        <w:rPr>
          <w:rFonts w:hint="default" w:ascii="Times New Roman" w:hAnsi="Times New Roman" w:eastAsia="宋体"/>
          <w:sz w:val="24"/>
          <w:vertAlign w:val="subscript"/>
        </w:rPr>
        <w:t>2</w:t>
      </w:r>
      <w:r>
        <w:rPr>
          <w:rFonts w:hint="default" w:ascii="Times New Roman" w:hAnsi="Times New Roman" w:eastAsia="宋体"/>
          <w:sz w:val="24"/>
        </w:rPr>
        <w:t>中性燃料。生物质能源</w:t>
      </w:r>
      <w:r>
        <w:rPr>
          <w:rFonts w:hint="eastAsia" w:ascii="Times New Roman" w:hAnsi="Times New Roman" w:eastAsia="宋体"/>
          <w:sz w:val="24"/>
          <w:lang w:eastAsia="zh-CN"/>
        </w:rPr>
        <w:t>几乎</w:t>
      </w:r>
      <w:r>
        <w:rPr>
          <w:rFonts w:hint="default" w:ascii="Times New Roman" w:hAnsi="Times New Roman" w:eastAsia="宋体"/>
          <w:sz w:val="24"/>
        </w:rPr>
        <w:t>不会枯竭，并且在保护和改善生态环境方面起着重要作用，因此也是理想的可再生能源之一</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_Ref1488793354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[3]</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生物质资源</w:t>
      </w:r>
      <w:r>
        <w:rPr>
          <w:rFonts w:hint="eastAsia" w:ascii="Times New Roman" w:hAnsi="Times New Roman" w:eastAsia="宋体" w:cs="宋体"/>
          <w:kern w:val="0"/>
          <w:sz w:val="24"/>
          <w:szCs w:val="24"/>
          <w:lang w:val="en-US" w:eastAsia="zh-CN" w:bidi="ar"/>
        </w:rPr>
        <w:t>大致可分为</w:t>
      </w:r>
      <w:r>
        <w:rPr>
          <w:rFonts w:hint="default" w:ascii="Times New Roman" w:hAnsi="Times New Roman" w:eastAsia="宋体" w:cs="宋体"/>
          <w:kern w:val="0"/>
          <w:sz w:val="24"/>
          <w:szCs w:val="24"/>
          <w:lang w:val="en-US" w:eastAsia="zh-CN" w:bidi="ar"/>
        </w:rPr>
        <w:t>四类</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包括农业废弃物、林业废弃物、城市生物质废弃物和污水污泥</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_Ref1877498625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[4]</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。农业废弃物主要包括农作物秸秆、农业加工副产品以及禽畜粪便等。城市生物质废弃物以厨余垃圾为主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_Ref1351284378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。农作物秸秆和林业废弃物是主要的木质纤维素类生物质，不同原料的含氮量差异较大，大部分为0.3%-5.0%。一般豆科植物的含氮量高于禾本科植物，禾本科植物的含氮量高于木本植物</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_Ref1058004243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。此外，同种类植物在不同地点生长或者同种植物的不同部位的含氮量也存在差异，种子和叶子中的含氮量要高于茎秆和根系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_Ref172493087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[7]</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。厨余垃圾中的含氮量约为3.9%，污水污泥中的含氮量在7.23%</w:t>
      </w:r>
      <w:r>
        <w:rPr>
          <w:rFonts w:hint="eastAsia" w:eastAsia="宋体" w:cs="宋体"/>
          <w:kern w:val="0"/>
          <w:sz w:val="24"/>
          <w:szCs w:val="24"/>
          <w:lang w:val="en-US" w:eastAsia="zh-CN" w:bidi="ar"/>
        </w:rPr>
        <w:t>-</w:t>
      </w:r>
      <w:r>
        <w:rPr>
          <w:rFonts w:hint="default" w:ascii="Times New Roman" w:hAnsi="Times New Roman" w:eastAsia="宋体" w:cs="宋体"/>
          <w:kern w:val="0"/>
          <w:sz w:val="24"/>
          <w:szCs w:val="24"/>
          <w:lang w:val="en-US" w:eastAsia="zh-CN" w:bidi="ar"/>
        </w:rPr>
        <w:t>10.58%之间，而禽畜粪便中的含氮量为2.15%-4.28%</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_Ref340428665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[8]-[10]</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目前，</w:t>
      </w:r>
      <w:r>
        <w:rPr>
          <w:rFonts w:hint="default" w:ascii="Times New Roman" w:hAnsi="Times New Roman" w:eastAsia="宋体" w:cs="宋体"/>
          <w:kern w:val="0"/>
          <w:sz w:val="24"/>
          <w:szCs w:val="24"/>
          <w:lang w:val="en-US" w:eastAsia="zh-CN" w:bidi="ar"/>
        </w:rPr>
        <w:t>我国已成为木材及木质品进口量居首的国家，每年耗资超过100亿美元，仅次于石油和钢铁，成为第三大外汇</w:t>
      </w:r>
      <w:r>
        <w:rPr>
          <w:rFonts w:hint="eastAsia" w:ascii="Times New Roman" w:hAnsi="Times New Roman" w:eastAsia="宋体" w:cs="宋体"/>
          <w:kern w:val="0"/>
          <w:sz w:val="24"/>
          <w:szCs w:val="24"/>
          <w:lang w:val="en-US" w:eastAsia="zh-CN" w:bidi="ar"/>
        </w:rPr>
        <w:t>产</w:t>
      </w:r>
      <w:r>
        <w:rPr>
          <w:rFonts w:hint="default" w:ascii="Times New Roman" w:hAnsi="Times New Roman" w:eastAsia="宋体" w:cs="宋体"/>
          <w:kern w:val="0"/>
          <w:sz w:val="24"/>
          <w:szCs w:val="24"/>
          <w:lang w:val="en-US" w:eastAsia="zh-CN" w:bidi="ar"/>
        </w:rPr>
        <w:t>品</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_Ref894806217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[11]</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人造板是一种通过对木材或其他非木材植物进行机械加工分离得到各种单元材料，再施加或不施加胶</w:t>
      </w:r>
      <w:r>
        <w:rPr>
          <w:rFonts w:hint="eastAsia" w:ascii="Times New Roman" w:hAnsi="Times New Roman" w:eastAsia="宋体" w:cs="宋体"/>
          <w:kern w:val="0"/>
          <w:sz w:val="24"/>
          <w:szCs w:val="24"/>
          <w:lang w:val="en-US" w:eastAsia="zh-CN" w:bidi="ar"/>
        </w:rPr>
        <w:t>黏</w:t>
      </w:r>
      <w:r>
        <w:rPr>
          <w:rFonts w:hint="default" w:ascii="Times New Roman" w:hAnsi="Times New Roman" w:eastAsia="宋体" w:cs="宋体"/>
          <w:kern w:val="0"/>
          <w:sz w:val="24"/>
          <w:szCs w:val="24"/>
          <w:lang w:val="en-US" w:eastAsia="zh-CN" w:bidi="ar"/>
        </w:rPr>
        <w:t>剂和其他添加剂胶合的板材或模压制品，大大提高了木材资源的综合利用率。随着我国城市化进程不断推进，人民生活水平的提高，建筑和家装行业对人造板的需求也日益增长。然而，我国对木材原料需求量的增长迅猛，仅靠国内实际林木产量难以满足国内人造板工业的生产和消费需求。目前我国木材利用率仅为60％左右，每年约有8500万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的木材被废弃。如果能够回收再利用这些废弃的木质材料，将可以节约近1亿m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的木材资源</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_Ref1884135170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[12]</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。将这些废弃的木质材料回收并利用于人造板的生产中，对于平衡木材和林产品的供需关系，缓解我国木材行业对进口原料的依赖问题具有关键性作用。</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lang w:val="en-US" w:eastAsia="zh-CN"/>
        </w:rPr>
      </w:pPr>
      <w:r>
        <w:rPr>
          <w:rFonts w:hint="default" w:ascii="Times New Roman" w:hAnsi="Times New Roman" w:eastAsia="宋体" w:cs="宋体"/>
          <w:kern w:val="0"/>
          <w:sz w:val="24"/>
          <w:szCs w:val="24"/>
          <w:lang w:val="en-US" w:eastAsia="zh-CN" w:bidi="ar"/>
        </w:rPr>
        <w:t>脲醛树脂广泛应用于人造板工业，因其粘合性能优异且成本低廉，用量超过人造板生产所需的胶黏剂90％以上</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_Ref1967168853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[13]</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然而，随着人造板在建筑、家装和包装市场的广泛应用，每年产生大量含有脲醛树脂的废弃板材。不幸的是，废弃人造板中残留的脲醛树脂难以去除，从而限制了其回收再利用的途径。近年来，很多国家将合成类有机树脂废弃物列为危险废弃物。脲醛树脂是甲醛和尿素发生化学反应形成的聚合缩合物，很难天然降解。如果被埋入土地，可能需要多年才能分解，同时还会产生额外的填埋处理成本和环境压力。欧洲国家已经通过多项法规来限制有机树脂残留物的回收和处理</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_Ref657981968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[14]</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目前，处理和回收脲醛树脂废弃物以及含有脲醛树脂废弃板材的研究引起了研究人员的广泛关注。已有研究主要集中在探索废弃人造板的回收利用技术和方法，如将回收的板材用于生产人造板、生物质燃料或活性炭等方面。然而，对于胶黏剂残留物的去除研究却鲜有人关注。近年来，废弃人造板中脲醛树脂胶黏剂的去除处理以及废弃人造板的胶合重组利用也相对较少研究</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_Ref2084445912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。因此，如何绿色高效地去除废弃人造板中的脲醛树脂残留物，是实现其回收再利用的主要难点</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_Ref1071109996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leftChars="0" w:firstLine="480" w:firstLineChars="200"/>
        <w:jc w:val="left"/>
        <w:textAlignment w:val="auto"/>
        <w:rPr>
          <w:rFonts w:hint="eastAsia" w:ascii="Times New Roman" w:hAnsi="Times New Roman" w:eastAsia="宋体"/>
          <w:sz w:val="24"/>
          <w:lang w:val="en-US" w:eastAsia="zh-CN"/>
        </w:rPr>
      </w:pPr>
      <w:r>
        <w:rPr>
          <w:rFonts w:hint="eastAsia" w:ascii="Times New Roman" w:hAnsi="Times New Roman" w:eastAsia="宋体"/>
          <w:sz w:val="24"/>
          <w:lang w:eastAsia="zh-CN"/>
        </w:rPr>
        <w:t>其中，脲醛树脂</w:t>
      </w:r>
      <w:r>
        <w:rPr>
          <w:rFonts w:hint="default" w:ascii="Times New Roman" w:hAnsi="Times New Roman" w:eastAsia="宋体"/>
          <w:sz w:val="24"/>
        </w:rPr>
        <w:t>含有大量的氮元素，进而在废弃人造板的后续焚烧或能源化利用过程中会生成氮氧化物（NO</w:t>
      </w:r>
      <w:r>
        <w:rPr>
          <w:rFonts w:hint="default" w:ascii="Times New Roman" w:hAnsi="Times New Roman" w:eastAsia="宋体"/>
          <w:sz w:val="24"/>
          <w:vertAlign w:val="subscript"/>
        </w:rPr>
        <w:t>x</w:t>
      </w:r>
      <w:r>
        <w:rPr>
          <w:rFonts w:hint="default" w:ascii="Times New Roman" w:hAnsi="Times New Roman" w:eastAsia="宋体"/>
          <w:sz w:val="24"/>
        </w:rPr>
        <w:t>）污染物，例如NO</w:t>
      </w:r>
      <w:r>
        <w:rPr>
          <w:rFonts w:hint="default" w:ascii="Times New Roman" w:hAnsi="Times New Roman" w:eastAsia="宋体"/>
          <w:sz w:val="24"/>
          <w:vertAlign w:val="subscript"/>
        </w:rPr>
        <w:t>2</w:t>
      </w:r>
      <w:r>
        <w:rPr>
          <w:rFonts w:hint="default" w:ascii="Times New Roman" w:hAnsi="Times New Roman" w:eastAsia="宋体"/>
          <w:sz w:val="24"/>
        </w:rPr>
        <w:t>和NO，对环境造成严重威胁。</w:t>
      </w:r>
      <w:r>
        <w:rPr>
          <w:rFonts w:hint="eastAsia" w:ascii="Times New Roman" w:hAnsi="Times New Roman" w:eastAsia="宋体"/>
          <w:sz w:val="24"/>
          <w:lang w:eastAsia="zh-CN"/>
        </w:rPr>
        <w:t>而</w:t>
      </w:r>
      <w:r>
        <w:rPr>
          <w:rFonts w:hint="default" w:ascii="Times New Roman" w:hAnsi="Times New Roman" w:eastAsia="宋体"/>
          <w:sz w:val="24"/>
        </w:rP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半纤维素对氮元素迁移与转化的影响，我们通过纤维板水热液与单体木糖</w:t>
      </w:r>
      <w:r>
        <w:rPr>
          <w:rFonts w:hint="eastAsia" w:ascii="Times New Roman" w:hAnsi="Times New Roman" w:eastAsia="宋体"/>
          <w:sz w:val="24"/>
          <w:lang w:eastAsia="zh-CN"/>
        </w:rPr>
        <w:t>的</w:t>
      </w:r>
      <w:r>
        <w:rPr>
          <w:rFonts w:hint="default" w:ascii="Times New Roman" w:hAnsi="Times New Roman" w:eastAsia="宋体"/>
          <w:sz w:val="24"/>
        </w:rPr>
        <w:t>反应探究半纤维素在水热转化中对液相氮元素的吸附机制。这一研究对于纤维板的水热转化过程中氮元素的迁移与转化具有重要的指导作用。</w:t>
      </w:r>
    </w:p>
    <w:p>
      <w:pPr>
        <w:pStyle w:val="4"/>
        <w:bidi w:val="0"/>
        <w:rPr>
          <w:rFonts w:hint="eastAsia"/>
          <w:lang w:val="en-US" w:eastAsia="zh-CN"/>
        </w:rPr>
        <w:pPrChange w:id="53" w:author="alan" w:date="2024-04-25T00:50:50Z">
          <w:pPr>
            <w:pStyle w:val="3"/>
            <w:bidi w:val="0"/>
          </w:pPr>
        </w:pPrChange>
      </w:pPr>
      <w:ins w:id="54" w:author="alan" w:date="2024-04-25T00:52:31Z">
        <w:r>
          <w:rPr>
            <w:rFonts w:hint="eastAsia"/>
            <w:lang w:val="en-US" w:eastAsia="zh-CN"/>
          </w:rPr>
          <w:t>1.</w:t>
        </w:r>
      </w:ins>
      <w:r>
        <w:rPr>
          <w:rFonts w:hint="eastAsia"/>
          <w:lang w:val="en-US" w:eastAsia="zh-CN"/>
        </w:rPr>
        <w:t>2  生物质氮的迁移转化特性研究现状</w:t>
      </w:r>
    </w:p>
    <w:p>
      <w:pPr>
        <w:pStyle w:val="5"/>
        <w:rPr>
          <w:rFonts w:hint="default"/>
          <w:lang w:val="en-US" w:eastAsia="zh-CN"/>
        </w:rPr>
        <w:pPrChange w:id="55" w:author="alan" w:date="2024-04-25T00:50:57Z">
          <w:pPr>
            <w:pStyle w:val="4"/>
          </w:pPr>
        </w:pPrChange>
      </w:pPr>
      <w:ins w:id="56" w:author="alan" w:date="2024-04-25T00:52:33Z">
        <w:r>
          <w:rPr>
            <w:rFonts w:hint="eastAsia"/>
            <w:lang w:val="en-US" w:eastAsia="zh-CN"/>
          </w:rPr>
          <w:t>1.</w:t>
        </w:r>
      </w:ins>
      <w:r>
        <w:rPr>
          <w:rFonts w:hint="default"/>
          <w:lang w:val="en-US" w:eastAsia="zh-CN"/>
        </w:rPr>
        <w:t xml:space="preserve">2.1  </w:t>
      </w:r>
      <w:r>
        <w:rPr>
          <w:rFonts w:hint="eastAsia"/>
          <w:lang w:val="en-US" w:eastAsia="zh-CN"/>
        </w:rPr>
        <w:t>热解温度对生物质氮转化方向的影响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陆等人对氮元素的迁移转化机制进行的研究发现</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_Ref644688099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，氮在生物质热解过程中的迁移转化可以分为以下两个阶段：首先，在第一阶段中，氮元素先随着挥发物被释放出来，其中挥发性氮主要以氨气（NH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）、氰化氢（HCN）和异氰酸酯（HNCO）的形式以气相氮的形式挥发，而大分子气相氮则会冷凝成液态氮</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_Ref769022685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。接着，在第二阶段中，初级热解产物会发生一系列均相和非均相的二次反应，包括裂解、重组、脱氢、脱水、缩合、聚合、氧化和气化等反应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_Ref580487286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。这些反应发生在液相、固相和气相中，导致大分子氮进一步裂解生成气相氮，如HCN、NH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、HNCO、NO、N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等，同时也有少量含氮物质聚合形成固相氮（焦炭氮）。不稳定的焦炭氮也可能在此阶段发生二次分解生成含氮杂环类的液相氮。当热解环境中存在氧气时，焦炭氮和气相氮将被氧化为氮氧化物（NO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）和氮气（N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_Ref758721652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。同时，刘等人在生物质热解过程中氮的转化机理研究中认识到，在生物质热解的过程中，氮元素会发生迁移，分别转化为气相氮、液相氮和焦炭氮，存在于气相、液相和固相产物之中。NO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前驱物的产生既与气相氮直接来源有关，也可能由液相氮和焦炭氮进一步转化而成</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_Ref890482365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马等人在不同水热条件下研究了纤维板与竹材共水热转化固相产物（水热炭）中氮的迁移和转化特性，发现在纤维板生产中添加的胶黏剂使其氮元素含量高达6.42%，而在水热过程中，氮易于迁移至液相中，导致水热炭的氮含量显著下降。同时，杂环氮进一步转化为更稳定的N-Q结构，有助于提高氮在水热炭中的稳定性</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_Ref1473506265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。液相氮的迁移转化情况也会因热解条件的不同而发生变化。例如，当反应温度升高时，液相氮会向气相氮转化，但不同的温度条件对转化产物的影响是明显不同的</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_Ref2003973596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。在温度范围为400</w:t>
      </w:r>
      <w:r>
        <w:rPr>
          <w:rFonts w:hint="default" w:ascii="Times New Roman" w:hAnsi="Times New Roman"/>
          <w:b w:val="0"/>
          <w:bCs/>
          <w:sz w:val="24"/>
          <w:lang w:val="en-US" w:eastAsia="zh-CN"/>
        </w:rPr>
        <w:t>-</w:t>
      </w:r>
      <w:r>
        <w:rPr>
          <w:rFonts w:hint="eastAsia" w:ascii="Times New Roman" w:hAnsi="Times New Roman"/>
          <w:b w:val="0"/>
          <w:bCs/>
          <w:sz w:val="24"/>
          <w:lang w:val="en-US" w:eastAsia="zh-CN"/>
        </w:rPr>
        <w:t>800</w:t>
      </w:r>
      <w:r>
        <w:rPr>
          <w:rFonts w:hint="default" w:ascii="宋体" w:hAnsi="宋体"/>
          <w:b w:val="0"/>
          <w:bCs/>
          <w:sz w:val="24"/>
          <w:lang w:val="en-US" w:eastAsia="zh-CN"/>
        </w:rPr>
        <w:t>℃</w:t>
      </w:r>
      <w:r>
        <w:rPr>
          <w:rFonts w:hint="eastAsia" w:ascii="Times New Roman" w:hAnsi="Times New Roman"/>
          <w:b w:val="0"/>
          <w:bCs/>
          <w:sz w:val="24"/>
          <w:lang w:val="en-US" w:eastAsia="zh-CN"/>
        </w:rPr>
        <w:t>内，温度的升高有助于生物油进一步裂解生成HCN和NH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。然而，当温度超过600</w:t>
      </w:r>
      <w:r>
        <w:rPr>
          <w:rFonts w:hint="default" w:ascii="宋体" w:hAnsi="宋体"/>
          <w:b w:val="0"/>
          <w:bCs/>
          <w:sz w:val="24"/>
          <w:lang w:val="en-US" w:eastAsia="zh-CN"/>
        </w:rPr>
        <w:t>℃</w:t>
      </w:r>
      <w:r>
        <w:rPr>
          <w:rFonts w:hint="eastAsia" w:ascii="Times New Roman" w:hAnsi="Times New Roman"/>
          <w:b w:val="0"/>
          <w:bCs/>
          <w:sz w:val="24"/>
          <w:lang w:val="en-US" w:eastAsia="zh-CN"/>
        </w:rPr>
        <w:t>时，HCN的产率高于NH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_Ref1523743767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。当反应温度超过1000</w:t>
      </w:r>
      <w:r>
        <w:rPr>
          <w:rFonts w:hint="default" w:ascii="宋体" w:hAnsi="宋体"/>
          <w:b w:val="0"/>
          <w:bCs/>
          <w:sz w:val="24"/>
          <w:lang w:val="en-US" w:eastAsia="zh-CN"/>
        </w:rPr>
        <w:t>℃</w:t>
      </w:r>
      <w:r>
        <w:rPr>
          <w:rFonts w:hint="eastAsia" w:ascii="Times New Roman" w:hAnsi="Times New Roman"/>
          <w:b w:val="0"/>
          <w:bCs/>
          <w:sz w:val="24"/>
          <w:lang w:val="en-US" w:eastAsia="zh-CN"/>
        </w:rPr>
        <w:t>时，具有较高热稳定性的含氮物质更容易生成NH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，而热稳定性较低的物质则更易生成HCN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_Ref654844260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[25]</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。相比单环含氮化合物，多环含氮化合物在热稳定性方面表现更好，更容易转化为NH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_Ref1826408334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。根据刘等的研究</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_Ref1634192670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[26]</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，他们选择了四种煤样进行热解试验，并观察到随着温度的升高，自由粒子开始攻击煤中的含氮官能团，生成了HCN和NH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，并同时产生了大量的氮原子。这些氮原子可以相互结合，也可以与其他官能团发生反应生成N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。另外，他们还提出了一个观点，即在700</w:t>
      </w:r>
      <w:r>
        <w:rPr>
          <w:rFonts w:hint="default" w:ascii="宋体" w:hAnsi="宋体"/>
          <w:b w:val="0"/>
          <w:bCs/>
          <w:sz w:val="24"/>
          <w:lang w:val="en-US" w:eastAsia="zh-CN"/>
        </w:rPr>
        <w:t>℃</w:t>
      </w:r>
      <w:r>
        <w:rPr>
          <w:rFonts w:hint="eastAsia" w:ascii="Times New Roman" w:hAnsi="Times New Roman"/>
          <w:b w:val="0"/>
          <w:bCs/>
          <w:sz w:val="24"/>
          <w:lang w:val="en-US" w:eastAsia="zh-CN"/>
        </w:rPr>
        <w:t>以上，气相氮主要以N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的形式存在。在煤热解过程中，热解温度是煤氮迁移的关键，这一观点也得到了众多实验数据的支持。冯等人在对神木煤进行的热解实验中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_Ref1673805441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，分别在500</w:t>
      </w:r>
      <w:r>
        <w:rPr>
          <w:rFonts w:hint="default" w:ascii="宋体" w:hAnsi="宋体"/>
          <w:b w:val="0"/>
          <w:bCs/>
          <w:sz w:val="24"/>
          <w:lang w:val="en-US" w:eastAsia="zh-CN"/>
        </w:rPr>
        <w:t>℃</w:t>
      </w:r>
      <w:r>
        <w:rPr>
          <w:rFonts w:hint="eastAsia" w:ascii="Times New Roman" w:hAnsi="Times New Roman"/>
          <w:b w:val="0"/>
          <w:bCs/>
          <w:sz w:val="24"/>
          <w:lang w:val="en-US" w:eastAsia="zh-CN"/>
        </w:rPr>
        <w:t>、700</w:t>
      </w:r>
      <w:r>
        <w:rPr>
          <w:rFonts w:hint="default" w:ascii="宋体" w:hAnsi="宋体"/>
          <w:b w:val="0"/>
          <w:bCs/>
          <w:sz w:val="24"/>
          <w:lang w:val="en-US" w:eastAsia="zh-CN"/>
        </w:rPr>
        <w:t>℃</w:t>
      </w:r>
      <w:r>
        <w:rPr>
          <w:rFonts w:hint="eastAsia" w:ascii="Times New Roman" w:hAnsi="Times New Roman"/>
          <w:b w:val="0"/>
          <w:bCs/>
          <w:sz w:val="24"/>
          <w:lang w:val="en-US" w:eastAsia="zh-CN"/>
        </w:rPr>
        <w:t>和900</w:t>
      </w:r>
      <w:r>
        <w:rPr>
          <w:rFonts w:hint="default" w:ascii="宋体" w:hAnsi="宋体"/>
          <w:b w:val="0"/>
          <w:bCs/>
          <w:sz w:val="24"/>
          <w:lang w:val="en-US" w:eastAsia="zh-CN"/>
        </w:rPr>
        <w:t>℃</w:t>
      </w:r>
      <w:r>
        <w:rPr>
          <w:rFonts w:hint="eastAsia" w:ascii="Times New Roman" w:hAnsi="Times New Roman"/>
          <w:b w:val="0"/>
          <w:bCs/>
          <w:sz w:val="24"/>
          <w:lang w:val="en-US" w:eastAsia="zh-CN"/>
        </w:rPr>
        <w:t>收集了HCN和NH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的气体。结果表明，随着温度的升高，HCN和NH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的气体量也增加了。这一现象的原因在于温度升高，导致含氢基团的活性增强，从而加速了含氮杂环的破坏和NH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生成的增多，而HCN的生成可能与高温下焦氮的分解有关。</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Change w:id="57" w:author="alan" w:date="2024-04-25T00:52:46Z">
          <w:pPr>
            <w:pStyle w:val="4"/>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pPr>
        </w:pPrChange>
      </w:pPr>
      <w:ins w:id="58" w:author="alan" w:date="2024-04-25T00:52:40Z">
        <w:r>
          <w:rPr>
            <w:rFonts w:hint="eastAsia"/>
            <w:lang w:val="en-US" w:eastAsia="zh-CN"/>
          </w:rPr>
          <w:t>1</w:t>
        </w:r>
      </w:ins>
      <w:ins w:id="59" w:author="alan" w:date="2024-04-25T00:52:41Z">
        <w:r>
          <w:rPr>
            <w:rFonts w:hint="eastAsia"/>
            <w:lang w:val="en-US" w:eastAsia="zh-CN"/>
          </w:rPr>
          <w:t>.</w:t>
        </w:r>
      </w:ins>
      <w:r>
        <w:rPr>
          <w:rFonts w:hint="eastAsia"/>
          <w:lang w:val="en-US" w:eastAsia="zh-CN"/>
        </w:rPr>
        <w:t>2.2  热解气氛对生物质氮转化方向的影响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此外，热解过程中的气氛条件也会影响液相氮向气相氮的转化特性。例如，在低气体温度和高水蒸汽条件下，NH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的生成更加显著；而在高气体温度和低水蒸汽条件下，则更容易生成HCN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_Ref1951834375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。Guizani等在生物质快速热解反应中，CO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 xml:space="preserve">的热解气氛可以促进氧元素的热解，进而提高半焦中碳元素的含量。当热解温度升至600 </w:t>
      </w:r>
      <w:r>
        <w:rPr>
          <w:rFonts w:hint="default" w:ascii="宋体" w:hAnsi="宋体"/>
          <w:b w:val="0"/>
          <w:bCs/>
          <w:sz w:val="24"/>
          <w:lang w:val="en-US" w:eastAsia="zh-CN"/>
        </w:rPr>
        <w:t>℃</w:t>
      </w:r>
      <w:r>
        <w:rPr>
          <w:rFonts w:hint="eastAsia" w:ascii="Times New Roman" w:hAnsi="Times New Roman"/>
          <w:b w:val="0"/>
          <w:bCs/>
          <w:sz w:val="24"/>
          <w:lang w:val="en-US" w:eastAsia="zh-CN"/>
        </w:rPr>
        <w:t>时，半焦中的C、N含量比例显著增加，相应地，半焦中的氮含量明显减少</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_Ref2082663718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。杨等人在纤维板砂光粉热解半焦的研究中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_Ref593890353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提升了热解温度，从300</w:t>
      </w:r>
      <w:r>
        <w:rPr>
          <w:rFonts w:hint="default" w:ascii="宋体" w:hAnsi="宋体"/>
          <w:b w:val="0"/>
          <w:bCs/>
          <w:sz w:val="24"/>
          <w:lang w:val="en-US" w:eastAsia="zh-CN"/>
        </w:rPr>
        <w:t>℃</w:t>
      </w:r>
      <w:r>
        <w:rPr>
          <w:rFonts w:hint="eastAsia" w:ascii="Times New Roman" w:hAnsi="Times New Roman"/>
          <w:b w:val="0"/>
          <w:bCs/>
          <w:sz w:val="24"/>
          <w:lang w:val="en-US" w:eastAsia="zh-CN"/>
        </w:rPr>
        <w:t>升至400</w:t>
      </w:r>
      <w:r>
        <w:rPr>
          <w:rFonts w:hint="default" w:ascii="宋体" w:hAnsi="宋体"/>
          <w:b w:val="0"/>
          <w:bCs/>
          <w:sz w:val="24"/>
          <w:lang w:val="en-US" w:eastAsia="zh-CN"/>
        </w:rPr>
        <w:t>℃</w:t>
      </w:r>
      <w:r>
        <w:rPr>
          <w:rFonts w:hint="eastAsia" w:ascii="Times New Roman" w:hAnsi="Times New Roman"/>
          <w:b w:val="0"/>
          <w:bCs/>
          <w:sz w:val="24"/>
          <w:lang w:val="en-US" w:eastAsia="zh-CN"/>
        </w:rPr>
        <w:t>之后，无论是在CO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气氛下还是在N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气氛下，半焦得率都减少了约20%，因而认为该阶段半焦得率迅速下降的主要原因是木纤维中纤维素的大量热解造成的。在300-400</w:t>
      </w:r>
      <w:r>
        <w:rPr>
          <w:rFonts w:hint="default" w:ascii="宋体" w:hAnsi="宋体"/>
          <w:b w:val="0"/>
          <w:bCs/>
          <w:sz w:val="24"/>
          <w:lang w:val="en-US" w:eastAsia="zh-CN"/>
        </w:rPr>
        <w:t>℃</w:t>
      </w:r>
      <w:r>
        <w:rPr>
          <w:rFonts w:hint="eastAsia" w:ascii="Times New Roman" w:hAnsi="Times New Roman"/>
          <w:b w:val="0"/>
          <w:bCs/>
          <w:sz w:val="24"/>
          <w:lang w:val="en-US" w:eastAsia="zh-CN"/>
        </w:rPr>
        <w:t>范围内，半焦中氮的固集率也显著下降，但下降速度明显低于半焦的失重速率。然而，在进一步升温至600</w:t>
      </w:r>
      <w:r>
        <w:rPr>
          <w:rFonts w:hint="default" w:ascii="宋体" w:hAnsi="宋体"/>
          <w:b w:val="0"/>
          <w:bCs/>
          <w:sz w:val="24"/>
          <w:lang w:val="en-US" w:eastAsia="zh-CN"/>
        </w:rPr>
        <w:t>℃</w:t>
      </w:r>
      <w:r>
        <w:rPr>
          <w:rFonts w:hint="eastAsia" w:ascii="Times New Roman" w:hAnsi="Times New Roman"/>
          <w:b w:val="0"/>
          <w:bCs/>
          <w:sz w:val="24"/>
          <w:lang w:val="en-US" w:eastAsia="zh-CN"/>
        </w:rPr>
        <w:t>的过程中，半焦得率和氮固集率的下降速度明显减缓。同时，在N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气氛下，半焦中氮的固集率略高于在CO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气氛下，并且氮固集率的变化趋势也与CO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气氛下不同。Zhan等人的研究结果</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_Ref1870871352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也可以得出了类似的结论：与CO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气氛相比，N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条件下的热解会在一定程度上抑制燃料中氮向气相氮的转化。</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Change w:id="60" w:author="alan" w:date="2024-04-25T00:52:58Z">
          <w:pPr>
            <w:pStyle w:val="4"/>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pPr>
        </w:pPrChange>
      </w:pPr>
      <w:ins w:id="61" w:author="alan" w:date="2024-04-25T00:52:56Z">
        <w:r>
          <w:rPr>
            <w:rFonts w:hint="eastAsia"/>
            <w:lang w:val="en-US" w:eastAsia="zh-CN"/>
          </w:rPr>
          <w:t>1.</w:t>
        </w:r>
      </w:ins>
      <w:r>
        <w:rPr>
          <w:rFonts w:hint="eastAsia"/>
          <w:lang w:val="en-US" w:eastAsia="zh-CN"/>
        </w:rPr>
        <w:t>2.3  生物质内部成分对氮转化途径的影响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生物质的主要成分包括木质素、纤维素、半纤维素、蛋白质和淀粉。在热解过程中，它们之间会发生相互反应，从而对氮的迁移和转化产生影响。例如，糖类物质容易与蛋白质或氨基酸发生</w:t>
      </w:r>
      <w:r>
        <w:rPr>
          <w:rFonts w:ascii="Times New Roman" w:hAnsi="Times New Roman" w:eastAsia="宋体"/>
          <w:sz w:val="24"/>
          <w:lang w:val="en-US" w:eastAsia="zh-CN"/>
        </w:rPr>
        <w:t>Maillard</w:t>
      </w:r>
      <w:r>
        <w:rPr>
          <w:rFonts w:hint="eastAsia" w:ascii="Times New Roman" w:hAnsi="Times New Roman"/>
          <w:b w:val="0"/>
          <w:bCs/>
          <w:sz w:val="24"/>
          <w:lang w:val="en-US" w:eastAsia="zh-CN"/>
        </w:rPr>
        <w:t>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_Ref1361724297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，进而促进各种含氮化合物的生成。另外，木质素也容易与蛋白质或氨基酸发生聚合反应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_Ref2086092601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[33]</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从而促进氮在热解油和热解焦中的固定。不同的氨基酸在生物质蛋白质中也会发生相互作用，例如当谷氨酸和甘氨酸一起热解时，焦炭中的氮含量会增加；当谷氨酸和亮氨酸一起热解时，气相中的氮含量会减少，并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）形式存在；当谷氨酸和脯氨酸一起热解时，气相中的氮含量中氢氰酸（HCN）的含量高于氨气；当谷氨酸和苯丙氨酸一起热解时，氢氰酸的生成温度降低且生成量显著下降</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_Ref269060990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。值得注意的是，这些相互作用的存在将对氮的迁移路径产生影响。由于不同生物质中各组分的含量比例不同，因此相应的热解产物组成特性也存在</w:t>
      </w:r>
      <w:r>
        <w:rPr>
          <w:rFonts w:hint="eastAsia"/>
          <w:b w:val="0"/>
          <w:bCs/>
          <w:sz w:val="24"/>
          <w:lang w:val="en-US" w:eastAsia="zh-CN"/>
        </w:rPr>
        <w:t>一定</w:t>
      </w:r>
      <w:r>
        <w:rPr>
          <w:rFonts w:hint="eastAsia" w:ascii="Times New Roman" w:hAnsi="Times New Roman"/>
          <w:b w:val="0"/>
          <w:bCs/>
          <w:sz w:val="24"/>
          <w:lang w:val="en-US" w:eastAsia="zh-CN"/>
        </w:rPr>
        <w:t>差异。</w:t>
      </w:r>
    </w:p>
    <w:p>
      <w:pPr>
        <w:pStyle w:val="4"/>
        <w:rPr>
          <w:rFonts w:hint="eastAsia"/>
          <w:lang w:val="en-US" w:eastAsia="zh-CN"/>
        </w:rPr>
        <w:pPrChange w:id="62" w:author="alan" w:date="2024-04-25T00:53:04Z">
          <w:pPr>
            <w:pStyle w:val="3"/>
          </w:pPr>
        </w:pPrChange>
      </w:pPr>
      <w:ins w:id="63" w:author="alan" w:date="2024-04-25T00:53:03Z">
        <w:r>
          <w:rPr>
            <w:rFonts w:hint="eastAsia"/>
            <w:lang w:val="en-US" w:eastAsia="zh-CN"/>
          </w:rPr>
          <w:t>1.</w:t>
        </w:r>
      </w:ins>
      <w:r>
        <w:rPr>
          <w:rFonts w:hint="default"/>
          <w:lang w:val="en-US" w:eastAsia="zh-CN"/>
        </w:rPr>
        <w:t xml:space="preserve">3  </w:t>
      </w:r>
      <w:r>
        <w:rPr>
          <w:rFonts w:hint="eastAsia"/>
          <w:lang w:val="en-US" w:eastAsia="zh-CN"/>
        </w:rPr>
        <w:t>研究内容及意义</w:t>
      </w:r>
    </w:p>
    <w:p>
      <w:pPr>
        <w:pStyle w:val="6"/>
        <w:keepNext w:val="0"/>
        <w:keepLines w:val="0"/>
        <w:widowControl/>
        <w:suppressLineNumbers w:val="0"/>
        <w:spacing w:before="181" w:beforeLines="50" w:after="181" w:afterLines="50"/>
        <w:ind w:firstLine="480" w:firstLineChars="200"/>
        <w:pPrChange w:id="64" w:author="alan" w:date="2024-04-25T00:53:14Z">
          <w:pPr>
            <w:pStyle w:val="6"/>
            <w:keepNext w:val="0"/>
            <w:keepLines w:val="0"/>
            <w:widowControl/>
            <w:suppressLineNumbers w:val="0"/>
            <w:ind w:firstLine="480" w:firstLineChars="200"/>
          </w:pPr>
        </w:pPrChange>
      </w:pPr>
      <w:r>
        <w:rPr>
          <w:rFonts w:hint="eastAsia"/>
          <w:lang w:eastAsia="zh-CN"/>
        </w:rPr>
        <w:t>为贯彻新发展理念，</w:t>
      </w:r>
      <w:r>
        <w:rPr>
          <w:rFonts w:ascii="宋体" w:hAnsi="宋体" w:eastAsia="宋体" w:cs="宋体"/>
          <w:kern w:val="0"/>
          <w:sz w:val="24"/>
          <w:szCs w:val="24"/>
          <w:lang w:val="en-US" w:eastAsia="zh-CN" w:bidi="ar"/>
        </w:rPr>
        <w:t>注重解决人与自然和谐问题</w:t>
      </w:r>
      <w:r>
        <w:rPr>
          <w:rFonts w:hint="eastAsia" w:ascii="宋体" w:hAnsi="宋体" w:eastAsia="宋体" w:cs="宋体"/>
          <w:kern w:val="0"/>
          <w:sz w:val="24"/>
          <w:szCs w:val="24"/>
          <w:lang w:val="en-US" w:eastAsia="zh-CN" w:bidi="ar"/>
        </w:rPr>
        <w:t>，针对当前废弃木质资源利用率不足以及人造板原料供需矛盾等问题，亟需着手研究</w:t>
      </w:r>
      <w:r>
        <w:rPr>
          <w:rFonts w:ascii="宋体" w:hAnsi="宋体" w:eastAsia="宋体" w:cs="宋体"/>
          <w:kern w:val="0"/>
          <w:sz w:val="24"/>
          <w:szCs w:val="24"/>
          <w:lang w:val="en-US" w:eastAsia="zh-CN" w:bidi="ar"/>
        </w:rPr>
        <w:t>高效、经济</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环保</w:t>
      </w:r>
      <w:r>
        <w:rPr>
          <w:rFonts w:hint="eastAsia" w:ascii="宋体" w:hAnsi="宋体" w:eastAsia="宋体" w:cs="宋体"/>
          <w:kern w:val="0"/>
          <w:sz w:val="24"/>
          <w:szCs w:val="24"/>
          <w:lang w:val="en-US" w:eastAsia="zh-CN" w:bidi="ar"/>
        </w:rPr>
        <w:t>的废弃人造板处理方式。</w:t>
      </w:r>
      <w:r>
        <w:rPr>
          <w:rFonts w:hint="eastAsia"/>
          <w:lang w:eastAsia="zh-CN"/>
        </w:rPr>
        <w:t>添加适量反应溶剂的</w:t>
      </w:r>
      <w:r>
        <w:t>水热处理可以迅速脱除废弃板材中的脲醛树脂残留物，减少二次污染</w:t>
      </w:r>
      <w:r>
        <w:rPr>
          <w:rFonts w:hint="eastAsia"/>
          <w:lang w:eastAsia="zh-CN"/>
        </w:rPr>
        <w:t>的</w:t>
      </w:r>
      <w:r>
        <w:t>同时对木质原料的损伤较小</w:t>
      </w:r>
      <w:r>
        <w:rPr>
          <w:rFonts w:hint="eastAsia"/>
          <w:lang w:eastAsia="zh-CN"/>
        </w:rPr>
        <w:t>，</w:t>
      </w:r>
      <w:r>
        <w:t>这对于处理含有脲醛树脂的废弃木质</w:t>
      </w:r>
      <w:r>
        <w:rPr>
          <w:rFonts w:hint="eastAsia"/>
          <w:lang w:eastAsia="zh-CN"/>
        </w:rPr>
        <w:t>材料</w:t>
      </w:r>
      <w:r>
        <w:t>非常重要。</w:t>
      </w:r>
    </w:p>
    <w:p>
      <w:pPr>
        <w:pStyle w:val="86"/>
        <w:ind w:firstLine="480" w:firstLineChars="200"/>
        <w:rPr>
          <w:rFonts w:hint="default"/>
        </w:rPr>
      </w:pPr>
      <w:r>
        <w:rPr>
          <w:rFonts w:hint="default"/>
        </w:rPr>
        <w:t>目前关于水热处理木质废弃物中脲醛树脂脱除的</w:t>
      </w:r>
      <w:r>
        <w:rPr>
          <w:rFonts w:hint="eastAsia"/>
          <w:lang w:eastAsia="zh-CN"/>
        </w:rPr>
        <w:t>相关</w:t>
      </w:r>
      <w:r>
        <w:rPr>
          <w:rFonts w:hint="default"/>
        </w:rPr>
        <w:t>研究</w:t>
      </w:r>
      <w:r>
        <w:rPr>
          <w:rFonts w:hint="eastAsia"/>
          <w:lang w:eastAsia="zh-CN"/>
        </w:rPr>
        <w:t>依然</w:t>
      </w:r>
      <w:r>
        <w:rPr>
          <w:rFonts w:hint="default"/>
        </w:rPr>
        <w:t>较少，虽然废弃人造板中的脲醛树脂脱除过程受到多个反应参数的影响，但对于不同参数条件下的反应温度、处理时间和试剂种类等对脱除效果和废弃人造板基本单元的化学特性的影响了解甚少。由于水热处理反应体系的复杂性，</w:t>
      </w:r>
      <w:r>
        <w:rPr>
          <w:rFonts w:hint="eastAsia"/>
          <w:lang w:eastAsia="zh-CN"/>
        </w:rPr>
        <w:t>明析</w:t>
      </w:r>
      <w:r>
        <w:rPr>
          <w:rFonts w:hint="default"/>
        </w:rPr>
        <w:t>不同参数之间的相互影响对于揭示脲醛树脂的水热降解机制至关重要。此外，通过分析产物特性，还可以探究废弃人造板中脲醛树脂的脱除机制。因此，在脱除废弃人造板中的脲醛树脂杂质的同时，可以回收更多高质量的木质原料，并将它们再次用于制备人造板，研究水热处理后废弃人造板基本单元的重组胶合特性。</w:t>
      </w:r>
    </w:p>
    <w:p>
      <w:pPr>
        <w:pStyle w:val="6"/>
        <w:keepNext w:val="0"/>
        <w:keepLines w:val="0"/>
        <w:widowControl/>
        <w:suppressLineNumbers w:val="0"/>
        <w:ind w:left="0" w:leftChars="0" w:firstLine="480" w:firstLineChars="200"/>
        <w:jc w:val="left"/>
        <w:rPr>
          <w:rFonts w:hint="eastAsia" w:ascii="Times New Roman" w:hAnsi="Times New Roman" w:eastAsia="宋体" w:cs="宋体"/>
          <w:spacing w:val="-2"/>
          <w:sz w:val="24"/>
          <w:szCs w:val="21"/>
        </w:rPr>
      </w:pPr>
      <w:r>
        <w:rPr>
          <w:rFonts w:ascii="宋体" w:hAnsi="宋体" w:eastAsia="宋体" w:cs="宋体"/>
          <w:kern w:val="0"/>
          <w:sz w:val="24"/>
          <w:szCs w:val="24"/>
          <w:lang w:val="en-US" w:eastAsia="zh-CN" w:bidi="ar"/>
        </w:rPr>
        <w:t>鉴于</w:t>
      </w:r>
      <w:r>
        <w:rPr>
          <w:rFonts w:hint="eastAsia" w:ascii="宋体" w:hAnsi="宋体" w:eastAsia="宋体" w:cs="宋体"/>
          <w:kern w:val="0"/>
          <w:sz w:val="24"/>
          <w:szCs w:val="24"/>
          <w:lang w:val="en-US" w:eastAsia="zh-CN" w:bidi="ar"/>
        </w:rPr>
        <w:t>当前木质资源资源化处理过程中，胶黏剂内氮的转化模式尚不清晰的现状</w:t>
      </w:r>
      <w:r>
        <w:rPr>
          <w:rFonts w:ascii="宋体" w:hAnsi="宋体" w:eastAsia="宋体" w:cs="宋体"/>
          <w:kern w:val="0"/>
          <w:sz w:val="24"/>
          <w:szCs w:val="24"/>
          <w:lang w:val="en-US" w:eastAsia="zh-CN" w:bidi="ar"/>
        </w:rPr>
        <w:t>，本文选取纤维板和</w:t>
      </w:r>
      <w:r>
        <w:rPr>
          <w:rFonts w:hint="eastAsia" w:ascii="宋体" w:hAnsi="宋体" w:eastAsia="宋体" w:cs="宋体"/>
          <w:kern w:val="0"/>
          <w:sz w:val="24"/>
          <w:szCs w:val="24"/>
          <w:lang w:val="en-US" w:eastAsia="zh-CN" w:bidi="ar"/>
        </w:rPr>
        <w:t>木糖</w:t>
      </w:r>
      <w:r>
        <w:rPr>
          <w:rFonts w:ascii="宋体" w:hAnsi="宋体" w:eastAsia="宋体" w:cs="宋体"/>
          <w:kern w:val="0"/>
          <w:sz w:val="24"/>
          <w:szCs w:val="24"/>
          <w:lang w:val="en-US" w:eastAsia="zh-CN" w:bidi="ar"/>
        </w:rPr>
        <w:t>为原料，</w:t>
      </w:r>
      <w:r>
        <w:rPr>
          <w:rFonts w:hint="eastAsia" w:ascii="Times New Roman" w:hAnsi="Times New Roman" w:eastAsia="宋体" w:cs="宋体"/>
          <w:spacing w:val="-2"/>
          <w:sz w:val="24"/>
          <w:szCs w:val="21"/>
        </w:rPr>
        <w:t>研究木糖在水热处理过程中对氮的固集作用</w:t>
      </w:r>
      <w:r>
        <w:rPr>
          <w:rFonts w:hint="eastAsia" w:eastAsia="宋体" w:cs="宋体"/>
          <w:spacing w:val="-2"/>
          <w:sz w:val="24"/>
          <w:szCs w:val="21"/>
          <w:lang w:eastAsia="zh-CN"/>
        </w:rPr>
        <w:t>，以期</w:t>
      </w:r>
      <w:r>
        <w:rPr>
          <w:rFonts w:hint="eastAsia" w:ascii="Times New Roman" w:hAnsi="Times New Roman" w:eastAsia="宋体" w:cs="宋体"/>
          <w:spacing w:val="-2"/>
          <w:sz w:val="24"/>
          <w:szCs w:val="21"/>
        </w:rPr>
        <w:t>分析木糖在水热反应过程对氮转化迁移特性的影响</w:t>
      </w:r>
      <w:r>
        <w:rPr>
          <w:rFonts w:hint="eastAsia" w:eastAsia="宋体" w:cs="宋体"/>
          <w:spacing w:val="-2"/>
          <w:sz w:val="24"/>
          <w:szCs w:val="21"/>
          <w:lang w:eastAsia="zh-CN"/>
        </w:rPr>
        <w:t>以及</w:t>
      </w:r>
      <w:r>
        <w:rPr>
          <w:rFonts w:hint="eastAsia" w:ascii="Times New Roman" w:hAnsi="Times New Roman" w:eastAsia="宋体" w:cs="宋体"/>
          <w:spacing w:val="-2"/>
          <w:sz w:val="24"/>
          <w:szCs w:val="21"/>
        </w:rPr>
        <w:t>氮在固相产物中的含量变化与化学结构转变</w:t>
      </w:r>
      <w:r>
        <w:rPr>
          <w:rFonts w:hint="eastAsia" w:eastAsia="宋体" w:cs="宋体"/>
          <w:spacing w:val="-2"/>
          <w:sz w:val="24"/>
          <w:szCs w:val="21"/>
          <w:lang w:eastAsia="zh-CN"/>
        </w:rPr>
        <w:t>，并探究</w:t>
      </w:r>
      <w:r>
        <w:rPr>
          <w:rFonts w:hint="eastAsia" w:ascii="Times New Roman" w:hAnsi="Times New Roman" w:eastAsia="宋体" w:cs="宋体"/>
          <w:spacing w:val="-2"/>
          <w:sz w:val="24"/>
          <w:szCs w:val="21"/>
        </w:rPr>
        <w:t>水热处理过程纤维板中氮的转化迁移路径与机理。在水热转化处理中，氮元素易从纤维板</w:t>
      </w:r>
      <w:r>
        <w:rPr>
          <w:rFonts w:hint="eastAsia" w:eastAsia="宋体" w:cs="宋体"/>
          <w:spacing w:val="-2"/>
          <w:sz w:val="24"/>
          <w:szCs w:val="21"/>
          <w:lang w:eastAsia="zh-CN"/>
        </w:rPr>
        <w:t>试样</w:t>
      </w:r>
      <w:r>
        <w:rPr>
          <w:rFonts w:hint="eastAsia" w:ascii="Times New Roman" w:hAnsi="Times New Roman" w:eastAsia="宋体" w:cs="宋体"/>
          <w:spacing w:val="-2"/>
          <w:sz w:val="24"/>
          <w:szCs w:val="21"/>
        </w:rPr>
        <w:t>迁移到液相产物中。</w:t>
      </w:r>
      <w:r>
        <w:rPr>
          <w:rFonts w:hint="eastAsia" w:eastAsia="宋体" w:cs="宋体"/>
          <w:spacing w:val="-2"/>
          <w:sz w:val="24"/>
          <w:szCs w:val="21"/>
          <w:lang w:eastAsia="zh-CN"/>
        </w:rPr>
        <w:t>本文</w:t>
      </w:r>
      <w:r>
        <w:rPr>
          <w:rFonts w:hint="eastAsia" w:ascii="Times New Roman" w:hAnsi="Times New Roman" w:eastAsia="宋体" w:cs="宋体"/>
          <w:spacing w:val="-2"/>
          <w:sz w:val="24"/>
          <w:szCs w:val="21"/>
        </w:rPr>
        <w:t>为了研究半纤维素对氮迁移转化的影响，我们通过将半纤维素的单体木糖与纤维板水热液进行反应，探究了半纤维素在水热转化过程中对液相氮固集的作用机制，这对于理解纤维板水热转化过程中氮的迁移与转化具有重要意义。</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基于以上目的，</w:t>
      </w:r>
      <w:r>
        <w:rPr>
          <w:rFonts w:hint="eastAsia" w:ascii="Times New Roman" w:hAnsi="Times New Roman" w:eastAsia="宋体" w:cs="宋体"/>
          <w:spacing w:val="-2"/>
          <w:sz w:val="24"/>
          <w:szCs w:val="21"/>
        </w:rPr>
        <w:t>本课题的重点是研究木糖在水热处理过程中对纤维板中氮的固集作用。具体研究内容包括以下几个方面：</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（1）对富氮生物质资源的热化学转化过程中氮的迁移与转化现状进行</w:t>
      </w:r>
      <w:r>
        <w:rPr>
          <w:rFonts w:hint="eastAsia" w:eastAsia="宋体" w:cs="宋体"/>
          <w:spacing w:val="-2"/>
          <w:sz w:val="24"/>
          <w:szCs w:val="21"/>
          <w:lang w:eastAsia="zh-CN"/>
        </w:rPr>
        <w:t>研究</w:t>
      </w:r>
      <w:r>
        <w:rPr>
          <w:rFonts w:hint="eastAsia" w:ascii="Times New Roman" w:hAnsi="Times New Roman" w:eastAsia="宋体" w:cs="宋体"/>
          <w:spacing w:val="-2"/>
          <w:sz w:val="24"/>
          <w:szCs w:val="21"/>
        </w:rPr>
        <w:t>，重点关注在不同水热处理条件下固相产物中氮的迁移与转化情况。</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w:t>
      </w:r>
      <w:r>
        <w:rPr>
          <w:rFonts w:hint="eastAsia" w:eastAsia="宋体" w:cs="宋体"/>
          <w:spacing w:val="-2"/>
          <w:sz w:val="24"/>
          <w:szCs w:val="21"/>
          <w:lang w:val="en-US" w:eastAsia="zh-CN"/>
        </w:rPr>
        <w:t>2</w:t>
      </w:r>
      <w:r>
        <w:rPr>
          <w:rFonts w:hint="eastAsia" w:eastAsia="宋体" w:cs="宋体"/>
          <w:spacing w:val="-2"/>
          <w:sz w:val="24"/>
          <w:szCs w:val="21"/>
          <w:lang w:eastAsia="zh-CN"/>
        </w:rPr>
        <w:t>）</w:t>
      </w:r>
      <w:r>
        <w:rPr>
          <w:rFonts w:hint="eastAsia" w:ascii="Times New Roman" w:hAnsi="Times New Roman" w:eastAsia="宋体" w:cs="宋体"/>
          <w:spacing w:val="-2"/>
          <w:sz w:val="24"/>
          <w:szCs w:val="21"/>
        </w:rPr>
        <w:t>掌握生物质水热处理实验的研究方法，熟悉元素分析、X射线光电子能谱、傅里叶红外光谱仪等分析工具，用于表征氮元素和氮结构。通过实验研究不同水热处理条件下木糖与纤维板水热液反应固相产物中氮含量变化和化学结构转变。</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（3）总结分析木糖在水热反应过程中对氮转化迁移特性的影响，并试图解析水热处理过程中纤维板中氮的转化迁移路径和机理。</w:t>
      </w:r>
    </w:p>
    <w:p>
      <w:pPr>
        <w:pStyle w:val="6"/>
        <w:keepNext w:val="0"/>
        <w:keepLines w:val="0"/>
        <w:widowControl/>
        <w:suppressLineNumbers w:val="0"/>
        <w:spacing w:before="181" w:beforeLines="50" w:after="181" w:afterLines="50"/>
        <w:ind w:left="0" w:leftChars="0" w:firstLine="0" w:firstLineChars="0"/>
        <w:jc w:val="left"/>
      </w:pPr>
      <w:r>
        <w:drawing>
          <wp:inline distT="0" distB="0" distL="114300" distR="114300">
            <wp:extent cx="5577205" cy="5243195"/>
            <wp:effectExtent l="0" t="0" r="1079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7"/>
                    <a:stretch>
                      <a:fillRect/>
                    </a:stretch>
                  </pic:blipFill>
                  <pic:spPr>
                    <a:xfrm>
                      <a:off x="0" y="0"/>
                      <a:ext cx="5577205" cy="524319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1  研究技术路线图</w:t>
      </w:r>
    </w:p>
    <w:p>
      <w:pPr>
        <w:pStyle w:val="6"/>
        <w:keepNext w:val="0"/>
        <w:keepLines w:val="0"/>
        <w:widowControl/>
        <w:suppressLineNumbers w:val="0"/>
        <w:spacing w:before="0" w:beforeLines="0" w:after="0" w:afterLines="0" w:line="240" w:lineRule="auto"/>
        <w:ind w:left="0" w:leftChars="0" w:firstLine="0" w:firstLineChars="0"/>
        <w:jc w:val="center"/>
        <w:rPr>
          <w:rFonts w:hint="default"/>
          <w:lang w:val="en-US" w:eastAsia="zh-CN"/>
        </w:rPr>
      </w:pPr>
      <w:r>
        <w:rPr>
          <w:rFonts w:hint="default"/>
          <w:lang w:val="en-US" w:eastAsia="zh-CN"/>
        </w:rPr>
        <w:t>Fig.1  Research Technological Roadmap</w:t>
      </w:r>
    </w:p>
    <w:p>
      <w:pPr>
        <w:bidi w:val="0"/>
        <w:rPr>
          <w:ins w:id="66" w:author="alan" w:date="2024-04-25T01:11:44Z"/>
          <w:rFonts w:hint="eastAsia"/>
          <w:lang w:val="en-US" w:eastAsia="zh-CN"/>
        </w:rPr>
        <w:pPrChange w:id="65" w:author="alan" w:date="2024-04-25T01:11:44Z">
          <w:pPr>
            <w:pStyle w:val="3"/>
            <w:bidi w:val="0"/>
          </w:pPr>
        </w:pPrChange>
      </w:pPr>
      <w:ins w:id="67" w:author="alan" w:date="2024-04-25T01:11:44Z">
        <w:r>
          <w:rPr>
            <w:rFonts w:hint="eastAsia"/>
            <w:lang w:val="en-US" w:eastAsia="zh-CN"/>
          </w:rPr>
          <w:br w:type="page"/>
        </w:r>
      </w:ins>
    </w:p>
    <w:p>
      <w:pPr>
        <w:pStyle w:val="3"/>
        <w:bidi w:val="0"/>
        <w:rPr>
          <w:ins w:id="68" w:author="alan" w:date="2024-04-25T00:55:28Z"/>
          <w:rFonts w:hint="default"/>
          <w:lang w:val="en-US" w:eastAsia="zh-CN"/>
        </w:rPr>
      </w:pPr>
      <w:ins w:id="69" w:author="alan" w:date="2024-04-25T00:55:31Z">
        <w:r>
          <w:rPr>
            <w:rFonts w:hint="eastAsia"/>
            <w:lang w:val="en-US" w:eastAsia="zh-CN"/>
          </w:rPr>
          <w:t>第二章</w:t>
        </w:r>
      </w:ins>
      <w:ins w:id="70" w:author="alan" w:date="2024-04-25T00:55:32Z">
        <w:r>
          <w:rPr>
            <w:rFonts w:hint="eastAsia"/>
            <w:lang w:val="en-US" w:eastAsia="zh-CN"/>
          </w:rPr>
          <w:t xml:space="preserve">  </w:t>
        </w:r>
      </w:ins>
      <w:ins w:id="71" w:author="alan" w:date="2024-04-25T01:06:12Z">
        <w:r>
          <w:rPr>
            <w:rFonts w:hint="eastAsia"/>
            <w:lang w:val="en-US" w:eastAsia="zh-CN"/>
          </w:rPr>
          <w:t>水热炭中氮的迁移特性研究</w:t>
        </w:r>
      </w:ins>
    </w:p>
    <w:p>
      <w:pPr>
        <w:pStyle w:val="4"/>
        <w:bidi w:val="0"/>
        <w:rPr>
          <w:rFonts w:hint="eastAsia"/>
          <w:lang w:val="en-US" w:eastAsia="zh-CN"/>
        </w:rPr>
        <w:pPrChange w:id="72" w:author="alan" w:date="2024-04-25T01:06:23Z">
          <w:pPr>
            <w:pStyle w:val="3"/>
            <w:bidi w:val="0"/>
          </w:pPr>
        </w:pPrChange>
      </w:pPr>
      <w:del w:id="73" w:author="alan" w:date="2024-04-25T01:06:20Z">
        <w:r>
          <w:rPr>
            <w:rFonts w:hint="default"/>
            <w:lang w:val="en-US" w:eastAsia="zh-CN"/>
          </w:rPr>
          <w:delText>4</w:delText>
        </w:r>
      </w:del>
      <w:ins w:id="74" w:author="alan" w:date="2024-04-25T01:06:20Z">
        <w:r>
          <w:rPr>
            <w:rFonts w:hint="eastAsia"/>
            <w:lang w:val="en-US" w:eastAsia="zh-CN"/>
          </w:rPr>
          <w:t>2.</w:t>
        </w:r>
      </w:ins>
      <w:ins w:id="75" w:author="alan" w:date="2024-04-25T01:06:21Z">
        <w:r>
          <w:rPr>
            <w:rFonts w:hint="eastAsia"/>
            <w:lang w:val="en-US" w:eastAsia="zh-CN"/>
          </w:rPr>
          <w:t>1</w:t>
        </w:r>
      </w:ins>
      <w:r>
        <w:rPr>
          <w:rFonts w:hint="eastAsia"/>
          <w:lang w:val="en-US" w:eastAsia="zh-CN"/>
        </w:rPr>
        <w:t xml:space="preserve">  试验材料与方法</w:t>
      </w:r>
    </w:p>
    <w:p>
      <w:pPr>
        <w:pStyle w:val="5"/>
        <w:bidi w:val="0"/>
        <w:rPr>
          <w:rFonts w:hint="eastAsia"/>
          <w:lang w:val="en-US" w:eastAsia="zh-CN"/>
        </w:rPr>
        <w:pPrChange w:id="76" w:author="alan" w:date="2024-04-25T01:06:31Z">
          <w:pPr>
            <w:pStyle w:val="4"/>
            <w:bidi w:val="0"/>
          </w:pPr>
        </w:pPrChange>
      </w:pPr>
      <w:del w:id="77" w:author="alan" w:date="2024-04-25T01:06:26Z">
        <w:r>
          <w:rPr>
            <w:rFonts w:hint="default"/>
            <w:lang w:val="en-US" w:eastAsia="zh-CN"/>
          </w:rPr>
          <w:delText>4.1</w:delText>
        </w:r>
      </w:del>
      <w:ins w:id="78" w:author="alan" w:date="2024-04-25T01:06:26Z">
        <w:r>
          <w:rPr>
            <w:rFonts w:hint="eastAsia"/>
            <w:lang w:val="en-US" w:eastAsia="zh-CN"/>
          </w:rPr>
          <w:t>2.1</w:t>
        </w:r>
      </w:ins>
      <w:ins w:id="79" w:author="alan" w:date="2024-04-25T01:06:27Z">
        <w:r>
          <w:rPr>
            <w:rFonts w:hint="eastAsia"/>
            <w:lang w:val="en-US" w:eastAsia="zh-CN"/>
          </w:rPr>
          <w:t>.1</w:t>
        </w:r>
      </w:ins>
      <w:r>
        <w:rPr>
          <w:rFonts w:hint="eastAsia"/>
          <w:lang w:val="en-US" w:eastAsia="zh-CN"/>
        </w:rPr>
        <w:t xml:space="preserve">  试验材料</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398" w:firstLineChars="166"/>
        <w:textAlignment w:val="auto"/>
        <w:rPr>
          <w:rFonts w:hint="default"/>
          <w:b w:val="0"/>
          <w:bCs/>
          <w:sz w:val="24"/>
          <w:lang w:val="en-US" w:eastAsia="zh-CN"/>
        </w:rPr>
      </w:pPr>
      <w:r>
        <w:rPr>
          <w:rFonts w:hint="eastAsia" w:ascii="Times New Roman" w:hAnsi="Times New Roman"/>
          <w:b w:val="0"/>
          <w:bCs/>
          <w:sz w:val="24"/>
          <w:lang w:val="en-US" w:eastAsia="zh-CN"/>
        </w:rPr>
        <w:t>废弃纤维板，胶黏剂为脲醛树脂胶黏剂</w:t>
      </w:r>
      <w:r>
        <w:rPr>
          <w:rFonts w:hint="eastAsia"/>
          <w:b w:val="0"/>
          <w:bCs/>
          <w:sz w:val="24"/>
          <w:lang w:val="en-US" w:eastAsia="zh-CN"/>
        </w:rPr>
        <w:t>。原料纤维板样本经过粉碎、筛选，收集粒径在0-180 µm的实验粉末样品，干燥预处理后对所得到样品粉末进行元素分析，相关元素分析数据见表1。</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lang w:val="en-US" w:eastAsia="zh-CN"/>
        </w:rPr>
      </w:pPr>
      <w:r>
        <w:rPr>
          <w:rFonts w:hint="eastAsia"/>
          <w:lang w:eastAsia="zh-CN"/>
        </w:rPr>
        <w:t>表</w:t>
      </w:r>
      <w:r>
        <w:rPr>
          <w:rFonts w:hint="eastAsia"/>
          <w:lang w:val="en-US" w:eastAsia="zh-CN"/>
        </w:rPr>
        <w:t>1  纤维板样本的元素分析</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r>
        <w:rPr>
          <w:rFonts w:hint="default"/>
        </w:rPr>
        <w:t>Tab</w:t>
      </w:r>
      <w:r>
        <w:rPr>
          <w:rFonts w:hint="default"/>
          <w:lang w:val="en-US"/>
        </w:rPr>
        <w:t>.</w:t>
      </w:r>
      <w:r>
        <w:rPr>
          <w:rFonts w:hint="default"/>
        </w:rPr>
        <w:t>1:</w:t>
      </w:r>
      <w:r>
        <w:rPr>
          <w:rFonts w:hint="eastAsia"/>
          <w:lang w:val="en-US" w:eastAsia="zh-CN"/>
        </w:rPr>
        <w:t xml:space="preserve">  </w:t>
      </w:r>
      <w:r>
        <w:rPr>
          <w:rFonts w:hint="default"/>
        </w:rPr>
        <w:t>Elemental analysis of fiberboard samples</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p>
    <w:tbl>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8"/>
        <w:gridCol w:w="1417"/>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eastAsia"/>
                <w:vertAlign w:val="subscript"/>
                <w:lang w:val="en-US"/>
              </w:rPr>
            </w:pPr>
            <w:r>
              <w:rPr>
                <w:rFonts w:hint="default"/>
                <w:vertAlign w:val="baseline"/>
                <w:lang w:val="en-US"/>
              </w:rPr>
              <w:t>C</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H</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N</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S</w:t>
            </w:r>
            <w:r>
              <w:rPr>
                <w:rFonts w:hint="eastAsia"/>
                <w:vertAlign w:val="subscript"/>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1</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46.76</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eastAsia="zh-CN"/>
              </w:rPr>
            </w:pPr>
            <w:r>
              <w:rPr>
                <w:rFonts w:hint="eastAsia"/>
                <w:vertAlign w:val="baseline"/>
                <w:lang w:val="en-US" w:eastAsia="zh-CN"/>
              </w:rPr>
              <w:t>5.94</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5.85</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42.96</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5.72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5.29</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样本</w:t>
            </w:r>
            <w:r>
              <w:rPr>
                <w:rFonts w:hint="default"/>
                <w:vertAlign w:val="baseline"/>
                <w:lang w:val="en-US" w:eastAsia="zh-CN"/>
              </w:rPr>
              <w:t>-AVG</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default"/>
                <w:vertAlign w:val="baseline"/>
                <w:lang w:val="en-US"/>
              </w:rPr>
              <w:t>44.86</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5.83</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5.57</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0.39</w:t>
            </w:r>
          </w:p>
        </w:tc>
      </w:tr>
    </w:tbl>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ascii="Times New Roman" w:hAnsi="Times New Roman"/>
          <w:b w:val="0"/>
          <w:bCs/>
          <w:sz w:val="24"/>
          <w:lang w:val="en-US" w:eastAsia="zh-CN"/>
        </w:rPr>
      </w:pPr>
    </w:p>
    <w:p>
      <w:pPr>
        <w:pStyle w:val="5"/>
        <w:bidi w:val="0"/>
        <w:rPr>
          <w:rFonts w:hint="eastAsia"/>
          <w:lang w:val="en-US" w:eastAsia="zh-CN"/>
        </w:rPr>
        <w:pPrChange w:id="80" w:author="alan" w:date="2024-04-25T01:06:39Z">
          <w:pPr>
            <w:pStyle w:val="4"/>
            <w:bidi w:val="0"/>
          </w:pPr>
        </w:pPrChange>
      </w:pPr>
      <w:del w:id="81" w:author="alan" w:date="2024-04-25T01:06:37Z">
        <w:r>
          <w:rPr>
            <w:rFonts w:hint="default"/>
            <w:lang w:val="en-US" w:eastAsia="zh-CN"/>
          </w:rPr>
          <w:delText>4</w:delText>
        </w:r>
      </w:del>
      <w:ins w:id="82" w:author="alan" w:date="2024-04-25T01:06:37Z">
        <w:r>
          <w:rPr>
            <w:rFonts w:hint="eastAsia"/>
            <w:lang w:val="en-US" w:eastAsia="zh-CN"/>
          </w:rPr>
          <w:t>2.1</w:t>
        </w:r>
      </w:ins>
      <w:r>
        <w:rPr>
          <w:rFonts w:hint="eastAsia"/>
          <w:lang w:val="en-US" w:eastAsia="zh-CN"/>
        </w:rPr>
        <w:t>.2  试验设备</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（1） 粉碎机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w:t>
      </w:r>
      <w:r>
        <w:rPr>
          <w:rFonts w:hint="eastAsia" w:ascii="Times New Roman" w:hAnsi="Times New Roman" w:eastAsia="宋体" w:cs="宋体"/>
          <w:kern w:val="0"/>
          <w:sz w:val="24"/>
          <w:szCs w:val="24"/>
          <w:lang w:val="en-US" w:eastAsia="zh-CN" w:bidi="ar"/>
        </w:rPr>
        <w:t>武义海纳电气有限公司</w:t>
      </w:r>
      <w:r>
        <w:rPr>
          <w:rFonts w:hint="default" w:ascii="Times New Roman" w:hAnsi="Times New Roman" w:eastAsia="宋体" w:cs="宋体"/>
          <w:kern w:val="0"/>
          <w:sz w:val="24"/>
          <w:szCs w:val="24"/>
          <w:lang w:val="en-US" w:eastAsia="zh-CN" w:bidi="ar"/>
        </w:rPr>
        <w:t>的</w:t>
      </w:r>
      <w:r>
        <w:rPr>
          <w:rFonts w:hint="eastAsia" w:ascii="Times New Roman" w:hAnsi="Times New Roman" w:eastAsia="宋体" w:cs="宋体"/>
          <w:kern w:val="0"/>
          <w:sz w:val="24"/>
          <w:szCs w:val="24"/>
          <w:lang w:val="en-US" w:eastAsia="zh-CN" w:bidi="ar"/>
        </w:rPr>
        <w:t>圣顺</w:t>
      </w:r>
      <w:r>
        <w:rPr>
          <w:rFonts w:hint="default" w:ascii="Times New Roman" w:hAnsi="Times New Roman" w:eastAsia="宋体" w:cs="宋体"/>
          <w:kern w:val="0"/>
          <w:sz w:val="24"/>
          <w:szCs w:val="24"/>
          <w:lang w:val="en-US" w:eastAsia="zh-CN" w:bidi="ar"/>
        </w:rPr>
        <w:t>牌 S</w:t>
      </w:r>
      <w:r>
        <w:rPr>
          <w:rFonts w:hint="eastAsia" w:ascii="Times New Roman" w:hAnsi="Times New Roman" w:eastAsia="宋体" w:cs="宋体"/>
          <w:kern w:val="0"/>
          <w:sz w:val="24"/>
          <w:szCs w:val="24"/>
          <w:lang w:val="en-US" w:eastAsia="zh-CN" w:bidi="ar"/>
        </w:rPr>
        <w:t>S</w:t>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1022</w:t>
      </w:r>
      <w:r>
        <w:rPr>
          <w:rFonts w:hint="default" w:ascii="Times New Roman" w:hAnsi="Times New Roman" w:eastAsia="宋体" w:cs="宋体"/>
          <w:kern w:val="0"/>
          <w:sz w:val="24"/>
          <w:szCs w:val="24"/>
          <w:lang w:val="en-US" w:eastAsia="zh-CN" w:bidi="ar"/>
        </w:rPr>
        <w:t xml:space="preserve"> 型高速多功能粉碎机，其参数为：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电压 220 V，</w:t>
      </w:r>
      <w:r>
        <w:rPr>
          <w:rFonts w:hint="eastAsia" w:ascii="Times New Roman" w:hAnsi="Times New Roman" w:eastAsia="宋体" w:cs="宋体"/>
          <w:kern w:val="0"/>
          <w:sz w:val="24"/>
          <w:szCs w:val="24"/>
          <w:lang w:val="en-US" w:eastAsia="zh-CN" w:bidi="ar"/>
        </w:rPr>
        <w:t>额定</w:t>
      </w:r>
      <w:r>
        <w:rPr>
          <w:rFonts w:hint="default" w:ascii="Times New Roman" w:hAnsi="Times New Roman" w:eastAsia="宋体" w:cs="宋体"/>
          <w:kern w:val="0"/>
          <w:sz w:val="24"/>
          <w:szCs w:val="24"/>
          <w:lang w:val="en-US" w:eastAsia="zh-CN" w:bidi="ar"/>
        </w:rPr>
        <w:t xml:space="preserve">功率 </w:t>
      </w:r>
      <w:r>
        <w:rPr>
          <w:rFonts w:hint="eastAsia" w:ascii="Times New Roman" w:hAnsi="Times New Roman" w:eastAsia="宋体" w:cs="宋体"/>
          <w:kern w:val="0"/>
          <w:sz w:val="24"/>
          <w:szCs w:val="24"/>
          <w:lang w:val="en-US" w:eastAsia="zh-CN" w:bidi="ar"/>
        </w:rPr>
        <w:t>18</w:t>
      </w:r>
      <w:r>
        <w:rPr>
          <w:rFonts w:hint="default" w:ascii="Times New Roman" w:hAnsi="Times New Roman" w:eastAsia="宋体" w:cs="宋体"/>
          <w:kern w:val="0"/>
          <w:sz w:val="24"/>
          <w:szCs w:val="24"/>
          <w:lang w:val="en-US" w:eastAsia="zh-CN" w:bidi="ar"/>
        </w:rPr>
        <w:t>00 W，</w:t>
      </w:r>
      <w:r>
        <w:rPr>
          <w:rFonts w:hint="eastAsia" w:ascii="Times New Roman" w:hAnsi="Times New Roman" w:eastAsia="宋体" w:cs="宋体"/>
          <w:kern w:val="0"/>
          <w:sz w:val="24"/>
          <w:szCs w:val="24"/>
          <w:lang w:val="en-US" w:eastAsia="zh-CN" w:bidi="ar"/>
        </w:rPr>
        <w:t>峰值功率3200 W，</w:t>
      </w:r>
      <w:r>
        <w:rPr>
          <w:rFonts w:hint="default" w:ascii="Times New Roman" w:hAnsi="Times New Roman" w:eastAsia="宋体" w:cs="宋体"/>
          <w:kern w:val="0"/>
          <w:sz w:val="24"/>
          <w:szCs w:val="24"/>
          <w:lang w:val="en-US" w:eastAsia="zh-CN" w:bidi="ar"/>
        </w:rPr>
        <w:t xml:space="preserve">电机转速 </w:t>
      </w:r>
      <w:r>
        <w:rPr>
          <w:rFonts w:hint="eastAsia" w:ascii="Times New Roman" w:hAnsi="Times New Roman" w:eastAsia="宋体" w:cs="宋体"/>
          <w:kern w:val="0"/>
          <w:sz w:val="24"/>
          <w:szCs w:val="24"/>
          <w:lang w:val="en-US" w:eastAsia="zh-CN" w:bidi="ar"/>
        </w:rPr>
        <w:t>32</w:t>
      </w:r>
      <w:r>
        <w:rPr>
          <w:rFonts w:hint="default" w:ascii="Times New Roman" w:hAnsi="Times New Roman" w:eastAsia="宋体" w:cs="宋体"/>
          <w:kern w:val="0"/>
          <w:sz w:val="24"/>
          <w:szCs w:val="24"/>
          <w:lang w:val="en-US" w:eastAsia="zh-CN" w:bidi="ar"/>
        </w:rPr>
        <w:t xml:space="preserve">000 转/分，粉碎程度 </w:t>
      </w:r>
      <w:r>
        <w:rPr>
          <w:rFonts w:hint="eastAsia" w:ascii="Times New Roman" w:hAnsi="Times New Roman" w:eastAsia="宋体" w:cs="宋体"/>
          <w:kern w:val="0"/>
          <w:sz w:val="24"/>
          <w:szCs w:val="24"/>
          <w:lang w:val="en-US" w:eastAsia="zh-CN" w:bidi="ar"/>
        </w:rPr>
        <w:t>3</w:t>
      </w:r>
      <w:r>
        <w:rPr>
          <w:rFonts w:hint="default" w:ascii="Times New Roman" w:hAnsi="Times New Roman" w:eastAsia="宋体" w:cs="宋体"/>
          <w:kern w:val="0"/>
          <w:sz w:val="24"/>
          <w:szCs w:val="24"/>
          <w:lang w:val="en-US" w:eastAsia="zh-CN" w:bidi="ar"/>
        </w:rPr>
        <w:t xml:space="preserve">0~300 目，工作时间 </w:t>
      </w:r>
      <w:r>
        <w:rPr>
          <w:rFonts w:hint="eastAsia" w:ascii="Times New Roman" w:hAnsi="Times New Roman" w:eastAsia="宋体" w:cs="宋体"/>
          <w:kern w:val="0"/>
          <w:sz w:val="24"/>
          <w:szCs w:val="24"/>
          <w:lang w:val="en-US" w:eastAsia="zh-CN" w:bidi="ar"/>
        </w:rPr>
        <w:t>0-</w:t>
      </w:r>
      <w:r>
        <w:rPr>
          <w:rFonts w:hint="default" w:ascii="Times New Roman" w:hAnsi="Times New Roman" w:eastAsia="宋体" w:cs="宋体"/>
          <w:kern w:val="0"/>
          <w:sz w:val="24"/>
          <w:szCs w:val="24"/>
          <w:lang w:val="en-US" w:eastAsia="zh-CN" w:bidi="ar"/>
        </w:rPr>
        <w:t>5 分钟，间隔时间 10</w:t>
      </w:r>
      <w:r>
        <w:rPr>
          <w:rFonts w:hint="eastAsia" w:ascii="Times New Roman" w:hAnsi="Times New Roman" w:eastAsia="宋体" w:cs="宋体"/>
          <w:kern w:val="0"/>
          <w:sz w:val="24"/>
          <w:szCs w:val="24"/>
          <w:lang w:val="en-US" w:eastAsia="zh-CN" w:bidi="ar"/>
        </w:rPr>
        <w:t>-20</w:t>
      </w:r>
      <w:r>
        <w:rPr>
          <w:rFonts w:hint="default" w:ascii="Times New Roman" w:hAnsi="Times New Roman" w:eastAsia="宋体" w:cs="宋体"/>
          <w:kern w:val="0"/>
          <w:sz w:val="24"/>
          <w:szCs w:val="24"/>
          <w:lang w:val="en-US" w:eastAsia="zh-CN" w:bidi="ar"/>
        </w:rPr>
        <w:t xml:space="preserve"> 分钟。</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（2） 电动振筛机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选用浙江省绍兴市上虞区道墟越州土工仪器厂 8411 型电动振筛机，其参数为：转速 1400 转/分，电压 220 V，直径 200 mm，功率 120 W，重量 20 kg。</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（3）</w:t>
      </w:r>
      <w:r>
        <w:rPr>
          <w:rFonts w:ascii="Times New Roman" w:hAnsi="Times New Roman" w:eastAsia="宋体" w:cs="宋体"/>
          <w:kern w:val="0"/>
          <w:sz w:val="24"/>
          <w:szCs w:val="24"/>
          <w:lang w:val="en-US" w:eastAsia="zh-CN" w:bidi="ar"/>
        </w:rPr>
        <w:t>微型机械搅拌高压釜</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hint="eastAsia"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选用</w:t>
      </w:r>
      <w:r>
        <w:rPr>
          <w:rFonts w:ascii="Times New Roman" w:hAnsi="Times New Roman" w:eastAsia="宋体" w:cs="宋体"/>
          <w:kern w:val="0"/>
          <w:sz w:val="24"/>
          <w:szCs w:val="24"/>
          <w:lang w:val="en-US" w:eastAsia="zh-CN" w:bidi="ar"/>
        </w:rPr>
        <w:t>南京正信仪器有限公司</w:t>
      </w:r>
      <w:r>
        <w:rPr>
          <w:rFonts w:hint="eastAsia" w:ascii="Times New Roman" w:hAnsi="Times New Roman" w:eastAsia="宋体" w:cs="宋体"/>
          <w:kern w:val="0"/>
          <w:sz w:val="24"/>
          <w:szCs w:val="24"/>
          <w:lang w:val="en-US" w:eastAsia="zh-CN" w:bidi="ar"/>
        </w:rPr>
        <w:t xml:space="preserve">的 K-PSA-100ML </w:t>
      </w:r>
      <w:r>
        <w:rPr>
          <w:rFonts w:ascii="Times New Roman" w:hAnsi="Times New Roman" w:eastAsia="宋体" w:cs="宋体"/>
          <w:kern w:val="0"/>
          <w:sz w:val="24"/>
          <w:szCs w:val="24"/>
          <w:lang w:val="en-US" w:eastAsia="zh-CN" w:bidi="ar"/>
        </w:rPr>
        <w:t>高压反应釜</w:t>
      </w:r>
      <w:r>
        <w:rPr>
          <w:rFonts w:hint="eastAsia" w:ascii="Times New Roman" w:hAnsi="Times New Roman" w:eastAsia="宋体" w:cs="宋体"/>
          <w:kern w:val="0"/>
          <w:sz w:val="24"/>
          <w:szCs w:val="24"/>
          <w:lang w:val="en-US" w:eastAsia="zh-CN" w:bidi="ar"/>
        </w:rPr>
        <w:t>，其参数为：釜体材质SUS 316L不锈钢，温度0-600</w:t>
      </w:r>
      <w:r>
        <w:rPr>
          <w:rFonts w:hint="default" w:ascii="宋体" w:hAnsi="宋体"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，压力 0-20 MPa。</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（4）真空泵</w:t>
      </w:r>
    </w:p>
    <w:p>
      <w:pPr>
        <w:pStyle w:val="6"/>
        <w:spacing w:before="181" w:beforeLines="50" w:after="181" w:afterLines="50"/>
        <w:ind w:firstLine="480" w:firstLineChars="200"/>
        <w:jc w:val="left"/>
        <w:rPr>
          <w:rFonts w:hint="eastAsia" w:eastAsia="宋体" w:cs="宋体"/>
          <w:lang w:val="en-US"/>
        </w:rPr>
      </w:pPr>
      <w:r>
        <w:rPr>
          <w:rFonts w:hint="eastAsia" w:ascii="Times New Roman" w:hAnsi="Times New Roman" w:eastAsia="宋体" w:cs="宋体"/>
          <w:kern w:val="0"/>
          <w:sz w:val="24"/>
          <w:szCs w:val="24"/>
          <w:lang w:val="en-US" w:eastAsia="zh-CN" w:bidi="ar"/>
        </w:rPr>
        <w:t>选用郑州科泰实验设备</w:t>
      </w:r>
      <w:r>
        <w:rPr>
          <w:rFonts w:ascii="Times New Roman" w:hAnsi="Times New Roman" w:eastAsia="宋体" w:cs="宋体"/>
          <w:kern w:val="0"/>
          <w:sz w:val="24"/>
          <w:szCs w:val="24"/>
          <w:lang w:val="en-US" w:eastAsia="zh-CN" w:bidi="ar"/>
        </w:rPr>
        <w:t>有限公司</w:t>
      </w:r>
      <w:r>
        <w:rPr>
          <w:rFonts w:hint="eastAsia" w:ascii="Times New Roman" w:hAnsi="Times New Roman" w:eastAsia="宋体" w:cs="宋体"/>
          <w:kern w:val="0"/>
          <w:sz w:val="24"/>
          <w:szCs w:val="24"/>
          <w:lang w:val="en-US" w:eastAsia="zh-CN" w:bidi="ar"/>
        </w:rPr>
        <w:t>的 SHK-IIIS 循环水式多用真空泵，其参数为：功率 180 W，流量80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，扬程 10 m，最大真空度0.098 MPa，单头抽气量 10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w:t>
      </w:r>
    </w:p>
    <w:p>
      <w:pPr>
        <w:pStyle w:val="6"/>
        <w:numPr>
          <w:ilvl w:val="-1"/>
          <w:numId w:val="0"/>
        </w:numPr>
        <w:spacing w:before="181" w:beforeLines="50" w:after="181" w:afterLines="50"/>
        <w:ind w:firstLine="480" w:firstLineChars="200"/>
        <w:rPr>
          <w:rFonts w:hint="eastAsia" w:eastAsia="宋体"/>
          <w:lang w:val="en-US" w:eastAsia="zh-CN"/>
        </w:rPr>
      </w:pPr>
      <w:r>
        <w:rPr>
          <w:rFonts w:hint="eastAsia" w:eastAsia="宋体"/>
          <w:lang w:val="en-US" w:eastAsia="zh-CN"/>
        </w:rPr>
        <w:t>（5）电子天平</w:t>
      </w:r>
    </w:p>
    <w:p>
      <w:pPr>
        <w:pStyle w:val="6"/>
        <w:keepNext w:val="0"/>
        <w:keepLines w:val="0"/>
        <w:widowControl/>
        <w:suppressLineNumbers w:val="0"/>
        <w:spacing w:before="181" w:beforeLines="50" w:after="181" w:afterLines="50"/>
        <w:ind w:left="0" w:leftChars="0" w:firstLine="480" w:firstLineChars="200"/>
        <w:jc w:val="left"/>
        <w:rPr>
          <w:rFonts w:ascii="宋体" w:hAnsi="宋体" w:eastAsia="宋体" w:cs="宋体"/>
          <w:kern w:val="0"/>
          <w:sz w:val="24"/>
          <w:szCs w:val="24"/>
          <w:lang w:val="en-US" w:eastAsia="zh-CN" w:bidi="ar"/>
        </w:rPr>
      </w:pPr>
      <w:r>
        <w:rPr>
          <w:rFonts w:hint="eastAsia" w:eastAsia="宋体"/>
          <w:lang w:val="en-US" w:eastAsia="zh-CN"/>
        </w:rPr>
        <w:t>选用赛多利斯PRACTUM124-1CN电子天平，其参数为：称重能力 120 g，可读性 0.1 mg，可重复性 0.1 mg，</w:t>
      </w:r>
      <w:r>
        <w:rPr>
          <w:rFonts w:ascii="Times New Roman" w:hAnsi="Times New Roman" w:eastAsia="宋体" w:cs="宋体"/>
          <w:kern w:val="0"/>
          <w:sz w:val="24"/>
          <w:szCs w:val="24"/>
          <w:lang w:val="en-US" w:eastAsia="zh-CN" w:bidi="ar"/>
        </w:rPr>
        <w:t>称重盘规格</w:t>
      </w:r>
      <w:r>
        <w:rPr>
          <w:rFonts w:hint="eastAsia" w:ascii="Times New Roman" w:hAnsi="Times New Roman" w:eastAsia="宋体" w:cs="宋体"/>
          <w:kern w:val="0"/>
          <w:sz w:val="24"/>
          <w:szCs w:val="24"/>
          <w:lang w:val="en-US" w:eastAsia="zh-CN" w:bidi="ar"/>
        </w:rPr>
        <w:t xml:space="preserve"> ɸ</w:t>
      </w:r>
      <w:r>
        <w:rPr>
          <w:rFonts w:hint="eastAsia" w:eastAsia="宋体" w:cs="宋体"/>
          <w:kern w:val="0"/>
          <w:sz w:val="24"/>
          <w:szCs w:val="24"/>
          <w:lang w:val="en-US" w:eastAsia="zh-CN" w:bidi="ar"/>
        </w:rPr>
        <w:t xml:space="preserve"> </w:t>
      </w:r>
      <w:r>
        <w:rPr>
          <w:rFonts w:hint="default" w:ascii="Times New Roman" w:hAnsi="Times New Roman" w:eastAsia="宋体" w:cs="宋体"/>
          <w:kern w:val="0"/>
          <w:sz w:val="24"/>
          <w:szCs w:val="24"/>
          <w:lang w:val="en-US" w:eastAsia="zh-CN" w:bidi="ar"/>
        </w:rPr>
        <w:t>90</w:t>
      </w:r>
      <w:r>
        <w:rPr>
          <w:rFonts w:hint="eastAsia" w:ascii="Times New Roman" w:hAnsi="Times New Roman" w:eastAsia="宋体" w:cs="宋体"/>
          <w:kern w:val="0"/>
          <w:sz w:val="24"/>
          <w:szCs w:val="24"/>
          <w:lang w:val="en-US" w:eastAsia="zh-CN" w:bidi="ar"/>
        </w:rPr>
        <w:t>。</w:t>
      </w:r>
    </w:p>
    <w:p>
      <w:pPr>
        <w:pStyle w:val="5"/>
        <w:bidi w:val="0"/>
        <w:rPr>
          <w:rFonts w:hint="default"/>
          <w:lang w:val="en-US" w:eastAsia="zh-CN"/>
        </w:rPr>
        <w:pPrChange w:id="83" w:author="alan" w:date="2024-04-25T01:06:47Z">
          <w:pPr>
            <w:pStyle w:val="4"/>
            <w:bidi w:val="0"/>
          </w:pPr>
        </w:pPrChange>
      </w:pPr>
      <w:del w:id="84" w:author="alan" w:date="2024-04-25T01:06:42Z">
        <w:r>
          <w:rPr>
            <w:rFonts w:hint="default"/>
            <w:lang w:val="en-US" w:eastAsia="zh-CN"/>
          </w:rPr>
          <w:delText>4</w:delText>
        </w:r>
      </w:del>
      <w:ins w:id="85" w:author="alan" w:date="2024-04-25T01:06:42Z">
        <w:r>
          <w:rPr>
            <w:rFonts w:hint="eastAsia"/>
            <w:lang w:val="en-US" w:eastAsia="zh-CN"/>
          </w:rPr>
          <w:t>2</w:t>
        </w:r>
      </w:ins>
      <w:ins w:id="86" w:author="alan" w:date="2024-04-25T01:06:43Z">
        <w:r>
          <w:rPr>
            <w:rFonts w:hint="eastAsia"/>
            <w:lang w:val="en-US" w:eastAsia="zh-CN"/>
          </w:rPr>
          <w:t>.1</w:t>
        </w:r>
      </w:ins>
      <w:r>
        <w:rPr>
          <w:rFonts w:hint="eastAsia"/>
          <w:lang w:val="en-US" w:eastAsia="zh-CN"/>
        </w:rPr>
        <w:t>.3  水热液的制备</w:t>
      </w:r>
    </w:p>
    <w:p>
      <w:pPr>
        <w:pStyle w:val="6"/>
        <w:keepNext w:val="0"/>
        <w:keepLines w:val="0"/>
        <w:widowControl/>
        <w:suppressLineNumbers w:val="0"/>
        <w:ind w:firstLine="480" w:firstLineChars="200"/>
        <w:jc w:val="left"/>
        <w:rPr>
          <w:rFonts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使用大亚人造板集团（镇江）生产的纤维板作为实验原料，将大块纤维板采用台锯分割成细长条状，再使用台钳搭配活动扳手将其掰碎成小块，以便加入粉碎机进行下一步操作。使用</w:t>
      </w:r>
      <w:r>
        <w:rPr>
          <w:rFonts w:hint="default" w:ascii="Times New Roman" w:hAnsi="Times New Roman" w:eastAsia="宋体" w:cs="宋体"/>
          <w:kern w:val="0"/>
          <w:sz w:val="24"/>
          <w:szCs w:val="24"/>
          <w:lang w:val="en-US" w:eastAsia="zh-CN" w:bidi="ar"/>
        </w:rPr>
        <w:t>高速多功能粉碎机</w:t>
      </w:r>
      <w:r>
        <w:rPr>
          <w:rFonts w:ascii="Times New Roman" w:hAnsi="Times New Roman" w:eastAsia="宋体" w:cs="宋体"/>
          <w:kern w:val="0"/>
          <w:sz w:val="24"/>
          <w:szCs w:val="24"/>
          <w:lang w:val="en-US" w:eastAsia="zh-CN" w:bidi="ar"/>
        </w:rPr>
        <w:t>将纤维板试样</w:t>
      </w:r>
      <w:r>
        <w:rPr>
          <w:rFonts w:hint="eastAsia" w:eastAsia="宋体" w:cs="宋体"/>
          <w:kern w:val="0"/>
          <w:sz w:val="24"/>
          <w:szCs w:val="24"/>
          <w:lang w:val="en-US" w:eastAsia="zh-CN" w:bidi="ar"/>
        </w:rPr>
        <w:t>少量多次</w:t>
      </w:r>
      <w:r>
        <w:rPr>
          <w:rFonts w:ascii="Times New Roman" w:hAnsi="Times New Roman" w:eastAsia="宋体" w:cs="宋体"/>
          <w:kern w:val="0"/>
          <w:sz w:val="24"/>
          <w:szCs w:val="24"/>
          <w:lang w:val="en-US" w:eastAsia="zh-CN" w:bidi="ar"/>
        </w:rPr>
        <w:t>粉碎，</w:t>
      </w:r>
      <w:r>
        <w:rPr>
          <w:rFonts w:hint="eastAsia" w:eastAsia="宋体" w:cs="宋体"/>
          <w:kern w:val="0"/>
          <w:sz w:val="24"/>
          <w:szCs w:val="24"/>
          <w:lang w:val="en-US" w:eastAsia="zh-CN" w:bidi="ar"/>
        </w:rPr>
        <w:t>单次粉碎1-2 min，粉碎后将内容物倒入筛盘，使用电动震筛机筛</w:t>
      </w:r>
      <w:r>
        <w:rPr>
          <w:rFonts w:ascii="Times New Roman" w:hAnsi="Times New Roman" w:eastAsia="宋体" w:cs="宋体"/>
          <w:kern w:val="0"/>
          <w:sz w:val="24"/>
          <w:szCs w:val="24"/>
          <w:lang w:val="en-US" w:eastAsia="zh-CN" w:bidi="ar"/>
        </w:rPr>
        <w:t>选</w:t>
      </w:r>
      <w:r>
        <w:rPr>
          <w:rFonts w:hint="eastAsia" w:eastAsia="宋体" w:cs="宋体"/>
          <w:kern w:val="0"/>
          <w:sz w:val="24"/>
          <w:szCs w:val="24"/>
          <w:lang w:val="en-US" w:eastAsia="zh-CN" w:bidi="ar"/>
        </w:rPr>
        <w:t>出</w:t>
      </w:r>
      <w:r>
        <w:rPr>
          <w:rFonts w:ascii="Times New Roman" w:hAnsi="Times New Roman" w:eastAsia="宋体" w:cs="宋体"/>
          <w:kern w:val="0"/>
          <w:sz w:val="24"/>
          <w:szCs w:val="24"/>
          <w:lang w:val="en-US" w:eastAsia="zh-CN" w:bidi="ar"/>
        </w:rPr>
        <w:t>80目以下部分</w:t>
      </w:r>
      <w:r>
        <w:rPr>
          <w:rFonts w:hint="eastAsia" w:eastAsia="宋体" w:cs="宋体"/>
          <w:kern w:val="0"/>
          <w:sz w:val="24"/>
          <w:szCs w:val="24"/>
          <w:lang w:val="en-US" w:eastAsia="zh-CN" w:bidi="ar"/>
        </w:rPr>
        <w:t>纤维板粉末，收集</w:t>
      </w:r>
      <w:r>
        <w:rPr>
          <w:rFonts w:ascii="Times New Roman" w:hAnsi="Times New Roman" w:eastAsia="宋体" w:cs="宋体"/>
          <w:kern w:val="0"/>
          <w:sz w:val="24"/>
          <w:szCs w:val="24"/>
          <w:lang w:val="en-US" w:eastAsia="zh-CN" w:bidi="ar"/>
        </w:rPr>
        <w:t>作为</w:t>
      </w:r>
      <w:r>
        <w:rPr>
          <w:rFonts w:hint="eastAsia" w:eastAsia="宋体" w:cs="宋体"/>
          <w:kern w:val="0"/>
          <w:sz w:val="24"/>
          <w:szCs w:val="24"/>
          <w:lang w:val="en-US" w:eastAsia="zh-CN" w:bidi="ar"/>
        </w:rPr>
        <w:t>后续</w:t>
      </w:r>
      <w:r>
        <w:rPr>
          <w:rFonts w:ascii="Times New Roman" w:hAnsi="Times New Roman" w:eastAsia="宋体" w:cs="宋体"/>
          <w:kern w:val="0"/>
          <w:sz w:val="24"/>
          <w:szCs w:val="24"/>
          <w:lang w:val="en-US" w:eastAsia="zh-CN" w:bidi="ar"/>
        </w:rPr>
        <w:t>试验样品，</w:t>
      </w:r>
      <w:r>
        <w:rPr>
          <w:rFonts w:hint="eastAsia" w:eastAsia="宋体" w:cs="宋体"/>
          <w:kern w:val="0"/>
          <w:sz w:val="24"/>
          <w:szCs w:val="24"/>
          <w:lang w:val="en-US" w:eastAsia="zh-CN" w:bidi="ar"/>
        </w:rPr>
        <w:t>将80目以上的粉末及大块未粉碎纤维板残渣与新加入的纤维板碎片混合，再次进行下一次的粉碎过程，循环往复进行磨粉过程。取出少量80目以下纤维板粉末装入不锈钢碗，裁剪合适大小的铝箔扎上一定透气孔覆于碗口，置于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的烘箱中干燥至恒重。</w:t>
      </w:r>
    </w:p>
    <w:p>
      <w:pPr>
        <w:pStyle w:val="86"/>
        <w:keepNext w:val="0"/>
        <w:keepLines w:val="0"/>
        <w:widowControl/>
        <w:suppressLineNumbers w:val="0"/>
        <w:ind w:firstLine="480" w:firstLineChars="200"/>
      </w:pPr>
      <w:r>
        <w:rPr>
          <w:rFonts w:hint="eastAsia"/>
          <w:lang w:eastAsia="zh-CN"/>
        </w:rPr>
        <w:t>使用电子天平称取</w:t>
      </w:r>
      <w:r>
        <w:t>干燥后</w:t>
      </w:r>
      <w:r>
        <w:rPr>
          <w:rFonts w:hint="eastAsia"/>
          <w:lang w:eastAsia="zh-CN"/>
        </w:rPr>
        <w:t>的</w:t>
      </w:r>
      <w:r>
        <w:t>纤维板</w:t>
      </w:r>
      <w:r>
        <w:rPr>
          <w:rFonts w:hint="eastAsia"/>
          <w:lang w:eastAsia="zh-CN"/>
        </w:rPr>
        <w:t>粉末</w:t>
      </w:r>
      <w:r>
        <w:rPr>
          <w:rFonts w:hint="eastAsia"/>
          <w:lang w:val="en-US" w:eastAsia="zh-CN"/>
        </w:rPr>
        <w:t>4.5</w:t>
      </w:r>
      <w:r>
        <w:t xml:space="preserve"> g</w:t>
      </w:r>
      <w:r>
        <w:rPr>
          <w:rFonts w:hint="eastAsia"/>
          <w:lang w:eastAsia="zh-CN"/>
        </w:rPr>
        <w:t>，</w:t>
      </w:r>
      <w:r>
        <w:t>放入微型机械高压搅拌釜中，</w:t>
      </w:r>
      <w:r>
        <w:rPr>
          <w:rFonts w:hint="eastAsia"/>
          <w:lang w:eastAsia="zh-CN"/>
        </w:rPr>
        <w:t>使用移液枪</w:t>
      </w:r>
      <w:r>
        <w:t>加入</w:t>
      </w:r>
      <w:r>
        <w:rPr>
          <w:rFonts w:hint="eastAsia"/>
          <w:lang w:val="en-US" w:eastAsia="zh-CN"/>
        </w:rPr>
        <w:t>40</w:t>
      </w:r>
      <w:r>
        <w:t xml:space="preserve"> mL超纯水</w:t>
      </w:r>
      <w:r>
        <w:rPr>
          <w:rFonts w:hint="eastAsia"/>
          <w:lang w:eastAsia="zh-CN"/>
        </w:rPr>
        <w:t>。随后</w:t>
      </w:r>
      <w:r>
        <w:t>使用超声波和</w:t>
      </w:r>
      <w:r>
        <w:rPr>
          <w:rFonts w:hint="default"/>
        </w:rPr>
        <w:t>聚四氟乙烯棒</w:t>
      </w:r>
      <w:r>
        <w:t>搅拌5 min</w:t>
      </w:r>
      <w:r>
        <w:rPr>
          <w:rFonts w:hint="eastAsia"/>
          <w:lang w:eastAsia="zh-CN"/>
        </w:rPr>
        <w:t>，在此过程中再加入</w:t>
      </w:r>
      <w:r>
        <w:rPr>
          <w:rFonts w:hint="eastAsia"/>
          <w:lang w:val="en-US" w:eastAsia="zh-CN"/>
        </w:rPr>
        <w:t>20 mL超纯水，以洗去搅拌棒与釜壁上粘附的纤维板粉末</w:t>
      </w:r>
      <w:r>
        <w:t>，使</w:t>
      </w:r>
      <w:r>
        <w:rPr>
          <w:rFonts w:hint="eastAsia"/>
          <w:lang w:eastAsia="zh-CN"/>
        </w:rPr>
        <w:t>固液完全</w:t>
      </w:r>
      <w:r>
        <w:t>混合均匀。</w:t>
      </w:r>
    </w:p>
    <w:p>
      <w:pPr>
        <w:pStyle w:val="86"/>
        <w:keepNext w:val="0"/>
        <w:keepLines w:val="0"/>
        <w:widowControl/>
        <w:suppressLineNumbers w:val="0"/>
        <w:ind w:firstLine="480" w:firstLineChars="200"/>
        <w:rPr>
          <w:rFonts w:hint="eastAsia" w:eastAsia="SimSun"/>
          <w:lang w:eastAsia="zh-CN"/>
        </w:rPr>
      </w:pPr>
      <w:r>
        <w:rPr>
          <w:rFonts w:hint="eastAsia"/>
          <w:lang w:eastAsia="zh-CN"/>
        </w:rPr>
        <w:t>将搅拌釜上下合紧后，上紧釜盖夹器螺丝，向釜内</w:t>
      </w:r>
      <w:r>
        <w:t>通入载气N</w:t>
      </w:r>
      <w:r>
        <w:rPr>
          <w:vertAlign w:val="subscript"/>
        </w:rPr>
        <w:t>2</w:t>
      </w:r>
      <w:r>
        <w:t>（流速为10 mL/s，时间为10</w:t>
      </w:r>
      <w:r>
        <w:rPr>
          <w:rFonts w:hint="eastAsia"/>
          <w:lang w:val="en-US" w:eastAsia="zh-CN"/>
        </w:rPr>
        <w:t xml:space="preserve"> </w:t>
      </w:r>
      <w:r>
        <w:t>s），并将N</w:t>
      </w:r>
      <w:r>
        <w:rPr>
          <w:vertAlign w:val="subscript"/>
        </w:rPr>
        <w:t>2</w:t>
      </w:r>
      <w:r>
        <w:t>排出，该过程重复5次</w:t>
      </w:r>
      <w:r>
        <w:rPr>
          <w:rFonts w:hint="eastAsia"/>
          <w:lang w:eastAsia="zh-CN"/>
        </w:rPr>
        <w:t>确保釜内</w:t>
      </w:r>
      <w:r>
        <w:t>用以控制水热转化过程的气氛</w:t>
      </w:r>
      <w:r>
        <w:rPr>
          <w:rFonts w:hint="eastAsia"/>
          <w:lang w:eastAsia="zh-CN"/>
        </w:rPr>
        <w:t>，完成后把釜移至加热装置内，插入电机电源及铠装热电偶。</w:t>
      </w:r>
    </w:p>
    <w:p>
      <w:pPr>
        <w:pStyle w:val="86"/>
        <w:keepNext w:val="0"/>
        <w:keepLines w:val="0"/>
        <w:widowControl/>
        <w:suppressLineNumbers w:val="0"/>
        <w:ind w:firstLine="480" w:firstLineChars="200"/>
        <w:rPr>
          <w:rFonts w:hint="default" w:eastAsia="SimSun"/>
          <w:lang w:val="en-US" w:eastAsia="zh-CN"/>
        </w:rPr>
      </w:pPr>
      <w:r>
        <w:t>设置水热温度为</w:t>
      </w:r>
      <w:r>
        <w:rPr>
          <w:rFonts w:hint="eastAsia"/>
          <w:lang w:val="en-US" w:eastAsia="zh-CN"/>
        </w:rPr>
        <w:t>100</w:t>
      </w:r>
      <w:r>
        <w:rPr>
          <w:rFonts w:hint="default" w:ascii="宋体" w:hAnsi="宋体" w:eastAsia="宋体" w:cs="宋体"/>
          <w:lang w:val="en-US"/>
        </w:rPr>
        <w:t>℃</w:t>
      </w:r>
      <w:r>
        <w:t>，</w:t>
      </w:r>
      <w:r>
        <w:rPr>
          <w:rFonts w:hint="eastAsia"/>
          <w:lang w:eastAsia="zh-CN"/>
        </w:rPr>
        <w:t>转速为</w:t>
      </w:r>
      <w:r>
        <w:rPr>
          <w:rFonts w:hint="eastAsia"/>
          <w:lang w:val="en-US" w:eastAsia="zh-CN"/>
        </w:rPr>
        <w:t>100 rpm ，</w:t>
      </w:r>
      <w:r>
        <w:t>达到设定温度后保温60 min。</w:t>
      </w:r>
      <w:r>
        <w:rPr>
          <w:rFonts w:hint="eastAsia"/>
          <w:lang w:eastAsia="zh-CN"/>
        </w:rPr>
        <w:t>为避免到达保温温度设定值前的等待时间过长，预先将温度设置为</w:t>
      </w:r>
      <w:r>
        <w:rPr>
          <w:rFonts w:hint="eastAsia"/>
          <w:lang w:val="en-US" w:eastAsia="zh-CN"/>
        </w:rPr>
        <w:t xml:space="preserve">107 </w:t>
      </w:r>
      <w:r>
        <w:rPr>
          <w:rFonts w:hint="default" w:ascii="宋体" w:hAnsi="宋体" w:eastAsia="宋体"/>
          <w:lang w:val="en-US" w:eastAsia="zh-CN"/>
        </w:rPr>
        <w:t>℃</w:t>
      </w:r>
      <w:r>
        <w:rPr>
          <w:rFonts w:hint="eastAsia"/>
          <w:lang w:val="en-US" w:eastAsia="zh-CN"/>
        </w:rPr>
        <w:t xml:space="preserve">，待釜内温度加热到95 </w:t>
      </w:r>
      <w:r>
        <w:rPr>
          <w:rFonts w:hint="default" w:ascii="宋体" w:hAnsi="宋体" w:eastAsia="宋体"/>
          <w:lang w:val="en-US" w:eastAsia="zh-CN"/>
        </w:rPr>
        <w:t>℃</w:t>
      </w:r>
      <w:r>
        <w:rPr>
          <w:rFonts w:hint="eastAsia"/>
          <w:lang w:val="en-US" w:eastAsia="zh-CN"/>
        </w:rPr>
        <w:t xml:space="preserve">时再调至100 </w:t>
      </w:r>
      <w:r>
        <w:rPr>
          <w:rFonts w:hint="default" w:ascii="宋体" w:hAnsi="宋体" w:eastAsia="宋体"/>
          <w:lang w:val="en-US" w:eastAsia="zh-CN"/>
        </w:rPr>
        <w:t>℃</w:t>
      </w:r>
      <w:r>
        <w:rPr>
          <w:rFonts w:hint="eastAsia"/>
          <w:lang w:val="en-US" w:eastAsia="zh-CN"/>
        </w:rPr>
        <w:t>，充分利用釜壁的弛豫时间，快速达到保温温度。</w:t>
      </w:r>
    </w:p>
    <w:p>
      <w:pPr>
        <w:pStyle w:val="86"/>
        <w:keepNext w:val="0"/>
        <w:keepLines w:val="0"/>
        <w:widowControl/>
        <w:suppressLineNumbers w:val="0"/>
        <w:ind w:firstLine="480" w:firstLineChars="200"/>
      </w:pPr>
      <w:r>
        <w:t>加热结束后，将反应釜</w:t>
      </w:r>
      <w:r>
        <w:rPr>
          <w:rFonts w:hint="eastAsia"/>
          <w:lang w:eastAsia="zh-CN"/>
        </w:rPr>
        <w:t>抬出</w:t>
      </w:r>
      <w:r>
        <w:t>放入水中冷却至室温</w:t>
      </w:r>
      <w:r>
        <w:rPr>
          <w:rFonts w:hint="eastAsia"/>
          <w:lang w:eastAsia="zh-CN"/>
        </w:rPr>
        <w:t>。待釜内自生压力归零后，打开釜盖，将</w:t>
      </w:r>
      <w:r>
        <w:t>产物</w:t>
      </w:r>
      <w:r>
        <w:rPr>
          <w:rFonts w:hint="eastAsia"/>
          <w:lang w:eastAsia="zh-CN"/>
        </w:rPr>
        <w:t>全部倒入小烧杯，并使用</w:t>
      </w:r>
      <w:r>
        <w:rPr>
          <w:rFonts w:hint="default"/>
        </w:rPr>
        <w:t>聚四氟乙烯棒</w:t>
      </w:r>
      <w:r>
        <w:rPr>
          <w:rFonts w:hint="eastAsia"/>
          <w:lang w:eastAsia="zh-CN"/>
        </w:rPr>
        <w:t>刮取残余在搅拌装置和釜壁上的水热产物一并放入烧杯以尽可能减小实验误差。使用抽滤装置分离水热液和固相产物，后</w:t>
      </w:r>
      <w:r>
        <w:t>将</w:t>
      </w:r>
      <w:r>
        <w:rPr>
          <w:rFonts w:hint="eastAsia"/>
          <w:lang w:eastAsia="zh-CN"/>
        </w:rPr>
        <w:t>水热液收集并放入冰箱冷藏，</w:t>
      </w:r>
      <w:r>
        <w:t>固相产物</w:t>
      </w:r>
      <w:r>
        <w:rPr>
          <w:rFonts w:hint="eastAsia"/>
          <w:lang w:eastAsia="zh-CN"/>
        </w:rPr>
        <w:t>放入</w:t>
      </w:r>
      <w:r>
        <w:rPr>
          <w:rFonts w:hint="eastAsia"/>
          <w:lang w:val="en-US" w:eastAsia="zh-CN"/>
        </w:rPr>
        <w:t>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烘箱中干燥至恒重</w:t>
      </w:r>
      <w:r>
        <w:t>后收集备用。</w:t>
      </w:r>
    </w:p>
    <w:p>
      <w:pPr>
        <w:pStyle w:val="5"/>
        <w:rPr>
          <w:rFonts w:hint="eastAsia"/>
          <w:lang w:val="en-US" w:eastAsia="zh-CN"/>
        </w:rPr>
        <w:pPrChange w:id="87" w:author="alan" w:date="2024-04-25T01:06:55Z">
          <w:pPr>
            <w:pStyle w:val="4"/>
          </w:pPr>
        </w:pPrChange>
      </w:pPr>
      <w:del w:id="88" w:author="alan" w:date="2024-04-25T01:06:50Z">
        <w:r>
          <w:rPr>
            <w:rFonts w:hint="default"/>
            <w:lang w:val="en-US" w:eastAsia="zh-CN"/>
          </w:rPr>
          <w:delText>4</w:delText>
        </w:r>
      </w:del>
      <w:ins w:id="89" w:author="alan" w:date="2024-04-25T01:06:50Z">
        <w:r>
          <w:rPr>
            <w:rFonts w:hint="eastAsia"/>
            <w:lang w:val="en-US" w:eastAsia="zh-CN"/>
          </w:rPr>
          <w:t>2</w:t>
        </w:r>
      </w:ins>
      <w:ins w:id="90" w:author="alan" w:date="2024-04-25T01:06:51Z">
        <w:r>
          <w:rPr>
            <w:rFonts w:hint="eastAsia"/>
            <w:lang w:val="en-US" w:eastAsia="zh-CN"/>
          </w:rPr>
          <w:t>.1</w:t>
        </w:r>
      </w:ins>
      <w:r>
        <w:rPr>
          <w:rFonts w:hint="eastAsia"/>
          <w:lang w:val="en-US" w:eastAsia="zh-CN"/>
        </w:rPr>
        <w:t>.4  木糖与水热液的共热反应</w:t>
      </w:r>
    </w:p>
    <w:p>
      <w:pPr>
        <w:spacing w:before="181" w:beforeLines="50" w:after="181" w:afterLines="50" w:line="360" w:lineRule="auto"/>
        <w:ind w:firstLine="480" w:firstLineChars="200"/>
        <w:jc w:val="left"/>
        <w:rPr>
          <w:rFonts w:hint="eastAsia"/>
          <w:lang w:val="en-US" w:eastAsia="zh-CN"/>
        </w:rPr>
      </w:pPr>
      <w:r>
        <w:rPr>
          <w:rFonts w:hint="eastAsia"/>
          <w:lang w:val="en-US" w:eastAsia="zh-CN"/>
        </w:rPr>
        <w:t>由于从冰箱取出的水热液存在一定析出沉淀，呈现浑浊悬浮状态，使用超声波振荡仪使其均质化。</w:t>
      </w:r>
    </w:p>
    <w:p>
      <w:pPr>
        <w:spacing w:before="181" w:beforeLines="50" w:after="181" w:afterLines="50" w:line="360" w:lineRule="auto"/>
        <w:ind w:firstLine="480" w:firstLineChars="200"/>
        <w:rPr>
          <w:rFonts w:hint="eastAsia"/>
          <w:lang w:val="en-US" w:eastAsia="zh-CN"/>
        </w:rPr>
      </w:pPr>
      <w:r>
        <w:rPr>
          <w:rFonts w:hint="eastAsia"/>
          <w:lang w:val="en-US" w:eastAsia="zh-CN"/>
        </w:rPr>
        <w:t>向反应釜中加入40 ml 均匀的水热液，加入3 g 木糖，置于超声波振荡仪中搅拌5 min，使木糖完全溶解于水热液中。使用载气N</w:t>
      </w:r>
      <w:r>
        <w:rPr>
          <w:rFonts w:hint="eastAsia"/>
          <w:vertAlign w:val="subscript"/>
          <w:lang w:val="en-US" w:eastAsia="zh-CN"/>
        </w:rPr>
        <w:t>2</w:t>
      </w:r>
      <w:r>
        <w:rPr>
          <w:rFonts w:hint="eastAsia"/>
          <w:lang w:val="en-US" w:eastAsia="zh-CN"/>
        </w:rPr>
        <w:t>置换釜内空气后，将反应釜置于加热装置内。设置水热温度，分别为180、200、220、240、260、280</w:t>
      </w:r>
      <w:r>
        <w:rPr>
          <w:rFonts w:hint="default" w:ascii="宋体" w:hAnsi="宋体"/>
          <w:lang w:val="en-US" w:eastAsia="zh-CN"/>
        </w:rPr>
        <w:t>℃</w:t>
      </w:r>
      <w:r>
        <w:rPr>
          <w:rFonts w:hint="eastAsia"/>
          <w:lang w:val="en-US" w:eastAsia="zh-CN"/>
        </w:rPr>
        <w:t>，达到设定的不同温度条件后保温120 min。</w:t>
      </w:r>
    </w:p>
    <w:p>
      <w:pPr>
        <w:spacing w:before="181" w:beforeLines="50" w:after="181" w:afterLines="50" w:line="360" w:lineRule="auto"/>
        <w:ind w:firstLine="480" w:firstLineChars="200"/>
        <w:rPr>
          <w:rFonts w:hint="eastAsia"/>
          <w:lang w:val="en-US" w:eastAsia="zh-CN"/>
        </w:rPr>
      </w:pPr>
      <w:r>
        <w:rPr>
          <w:rFonts w:hint="eastAsia"/>
          <w:lang w:val="en-US" w:eastAsia="zh-CN"/>
        </w:rPr>
        <w:t>反应结束将反应釜置入冷水中冷却20 min，待自生压力完全归零后再开釜。将釜内混合物使用</w:t>
      </w:r>
      <w:r>
        <w:rPr>
          <w:rFonts w:hint="default"/>
        </w:rPr>
        <w:t>聚四氟乙烯棒</w:t>
      </w:r>
      <w:r>
        <w:rPr>
          <w:rFonts w:hint="eastAsia"/>
          <w:lang w:eastAsia="zh-CN"/>
        </w:rPr>
        <w:t>充分搅拌均匀后</w:t>
      </w:r>
      <w:r>
        <w:rPr>
          <w:rFonts w:hint="eastAsia"/>
          <w:lang w:val="en-US" w:eastAsia="zh-CN"/>
        </w:rPr>
        <w:t>倒入烧杯，且</w:t>
      </w:r>
      <w:r>
        <w:rPr>
          <w:rFonts w:hint="eastAsia"/>
          <w:lang w:eastAsia="zh-CN"/>
        </w:rPr>
        <w:t>由于水热炭化程度较重，因此需</w:t>
      </w:r>
      <w:r>
        <w:rPr>
          <w:rFonts w:hint="eastAsia"/>
          <w:lang w:val="en-US" w:eastAsia="zh-CN"/>
        </w:rPr>
        <w:t>将</w:t>
      </w:r>
      <w:r>
        <w:rPr>
          <w:rFonts w:hint="eastAsia"/>
          <w:lang w:eastAsia="zh-CN"/>
        </w:rPr>
        <w:t>搅拌装置和釜壁上残余的较多水热炭一并刮入烧杯</w:t>
      </w:r>
      <w:r>
        <w:rPr>
          <w:rFonts w:hint="eastAsia"/>
          <w:lang w:val="en-US" w:eastAsia="zh-CN"/>
        </w:rPr>
        <w:t>。将烧杯内收集的共水热产物搅拌均匀后置于抽滤装置中，分离共热液与固相水热炭。待大部分共热液抽滤完成后，加入超纯水冲洗烧杯并继续抽滤，直至液相较为清澈。</w:t>
      </w:r>
    </w:p>
    <w:p>
      <w:pPr>
        <w:spacing w:before="181" w:beforeLines="50" w:after="181" w:afterLines="50" w:line="360" w:lineRule="auto"/>
        <w:ind w:firstLine="480" w:firstLineChars="200"/>
        <w:rPr>
          <w:rFonts w:hint="eastAsia"/>
          <w:lang w:val="en-US" w:eastAsia="zh-CN"/>
        </w:rPr>
      </w:pPr>
      <w:r>
        <w:rPr>
          <w:rFonts w:hint="eastAsia"/>
          <w:lang w:val="en-US" w:eastAsia="zh-CN"/>
        </w:rPr>
        <w:t>收集共热液时受到仪器限制，先收集20 mL液相产物，再加入超纯水洗炭后再次定容20 mL，如此操作共收集三小瓶20 mL的液相产物。最后加入无水甲醇20 mL清洗固相产物碳以去除表面的有机物残留，获取较为纯净的固相产物碳以及液相。存在无水甲醇的液相溶液置入旋蒸仪，旋蒸30 min以去除甲醇，得到纯净的共热液。</w:t>
      </w:r>
    </w:p>
    <w:p>
      <w:pPr>
        <w:pStyle w:val="6"/>
        <w:spacing w:before="181" w:beforeLines="50" w:after="181" w:afterLines="50" w:line="360" w:lineRule="auto"/>
        <w:ind w:firstLine="480" w:firstLineChars="200"/>
        <w:rPr>
          <w:rFonts w:hint="eastAsia"/>
          <w:lang w:val="en-US" w:eastAsia="zh-CN"/>
        </w:rPr>
      </w:pPr>
      <w:r>
        <w:rPr>
          <w:rFonts w:hint="eastAsia"/>
          <w:lang w:val="en-US" w:eastAsia="zh-CN"/>
        </w:rPr>
        <w:t>由于分离后的液相产物中含有不溶于水的有机物质，因此将一定的吸水树脂加入抽滤装置准备下一步的萃取。残余有机物质无法进入树脂，而是附著在树脂表面，此时加入4.5 mL乙酸乙酯以溶解产物内的有机物质对溶剂进行萃取。装瓶后加入2g无水硫酸钠以</w:t>
      </w:r>
      <w:r>
        <w:rPr>
          <w:rFonts w:ascii="宋体" w:hAnsi="宋体" w:eastAsia="宋体" w:cs="宋体"/>
          <w:kern w:val="0"/>
          <w:sz w:val="24"/>
          <w:szCs w:val="24"/>
          <w:lang w:val="en-US" w:eastAsia="zh-CN" w:bidi="ar"/>
        </w:rPr>
        <w:t>去除</w:t>
      </w:r>
      <w:r>
        <w:rPr>
          <w:rFonts w:hint="eastAsia" w:ascii="宋体" w:hAnsi="宋体" w:eastAsia="宋体" w:cs="宋体"/>
          <w:kern w:val="0"/>
          <w:sz w:val="24"/>
          <w:szCs w:val="24"/>
          <w:lang w:val="en-US" w:eastAsia="zh-CN" w:bidi="ar"/>
        </w:rPr>
        <w:t>乙酸乙酯溶液中的</w:t>
      </w:r>
      <w:r>
        <w:rPr>
          <w:rFonts w:ascii="宋体" w:hAnsi="宋体" w:eastAsia="宋体" w:cs="宋体"/>
          <w:kern w:val="0"/>
          <w:sz w:val="24"/>
          <w:szCs w:val="24"/>
          <w:lang w:val="en-US" w:eastAsia="zh-CN" w:bidi="ar"/>
        </w:rPr>
        <w:t>水</w:t>
      </w:r>
      <w:r>
        <w:rPr>
          <w:rFonts w:hint="eastAsia"/>
          <w:lang w:val="en-US" w:eastAsia="zh-CN"/>
        </w:rPr>
        <w:t>。</w:t>
      </w:r>
    </w:p>
    <w:p>
      <w:pPr>
        <w:spacing w:before="181" w:beforeLines="50" w:after="181" w:afterLines="50" w:line="360" w:lineRule="auto"/>
        <w:ind w:firstLine="0" w:firstLineChars="0"/>
        <w:jc w:val="center"/>
      </w:pPr>
      <w:r>
        <w:drawing>
          <wp:inline distT="0" distB="0" distL="114300" distR="114300">
            <wp:extent cx="5525135" cy="5314315"/>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8">
                      <a:clrChange>
                        <a:clrFrom>
                          <a:srgbClr val="FFFFFF">
                            <a:alpha val="100000"/>
                          </a:srgbClr>
                        </a:clrFrom>
                        <a:clrTo>
                          <a:srgbClr val="FFFFFF">
                            <a:alpha val="100000"/>
                            <a:alpha val="0"/>
                          </a:srgbClr>
                        </a:clrTo>
                      </a:clrChange>
                    </a:blip>
                    <a:srcRect/>
                    <a:stretch>
                      <a:fillRect/>
                    </a:stretch>
                  </pic:blipFill>
                  <pic:spPr>
                    <a:xfrm>
                      <a:off x="0" y="0"/>
                      <a:ext cx="5525135" cy="5314315"/>
                    </a:xfrm>
                    <a:prstGeom prst="rect">
                      <a:avLst/>
                    </a:prstGeom>
                    <a:noFill/>
                    <a:ln>
                      <a:noFill/>
                    </a:ln>
                  </pic:spPr>
                </pic:pic>
              </a:graphicData>
            </a:graphic>
          </wp:inline>
        </w:drawing>
      </w:r>
    </w:p>
    <w:p>
      <w:pPr>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2</w:t>
      </w:r>
      <w:r>
        <w:rPr>
          <w:rFonts w:hint="eastAsia"/>
          <w:lang w:val="en-US" w:eastAsia="zh-CN"/>
        </w:rPr>
        <w:t xml:space="preserve">  纤维板与木糖水热反应实验流程示意图</w:t>
      </w:r>
    </w:p>
    <w:p>
      <w:pPr>
        <w:spacing w:before="0" w:beforeLines="0" w:after="0" w:afterLines="0" w:line="240" w:lineRule="auto"/>
        <w:ind w:firstLine="0" w:firstLineChars="0"/>
        <w:jc w:val="center"/>
        <w:rPr>
          <w:rFonts w:hint="default"/>
          <w:lang w:val="en-US" w:eastAsia="zh-CN"/>
        </w:rPr>
      </w:pPr>
      <w:r>
        <w:rPr>
          <w:rFonts w:hint="default"/>
          <w:lang w:val="en-US" w:eastAsia="zh-CN"/>
        </w:rPr>
        <w:t xml:space="preserve">Fig.2  Schematic diagram of the experimental process for the reaction between xylose and fiberboard hydrothermal solution </w:t>
      </w:r>
    </w:p>
    <w:p>
      <w:pPr>
        <w:spacing w:before="0" w:beforeLines="0" w:after="0" w:afterLines="0" w:line="240" w:lineRule="auto"/>
        <w:ind w:firstLine="0" w:firstLineChars="0"/>
        <w:jc w:val="center"/>
        <w:rPr>
          <w:rFonts w:hint="default"/>
          <w:lang w:val="en-US" w:eastAsia="zh-CN"/>
        </w:rPr>
      </w:pPr>
    </w:p>
    <w:p>
      <w:pPr>
        <w:pStyle w:val="4"/>
        <w:rPr>
          <w:rFonts w:hint="eastAsia"/>
          <w:lang w:val="en-US" w:eastAsia="zh-CN"/>
        </w:rPr>
        <w:pPrChange w:id="91" w:author="alan" w:date="2024-04-25T01:07:04Z">
          <w:pPr>
            <w:pStyle w:val="3"/>
          </w:pPr>
        </w:pPrChange>
      </w:pPr>
      <w:del w:id="92" w:author="alan" w:date="2024-04-25T01:07:02Z">
        <w:r>
          <w:rPr>
            <w:rFonts w:hint="default"/>
            <w:lang w:val="en-US" w:eastAsia="zh-CN"/>
          </w:rPr>
          <w:delText>5</w:delText>
        </w:r>
      </w:del>
      <w:ins w:id="93" w:author="alan" w:date="2024-04-25T01:07:02Z">
        <w:r>
          <w:rPr>
            <w:rFonts w:hint="eastAsia"/>
            <w:lang w:val="en-US" w:eastAsia="zh-CN"/>
          </w:rPr>
          <w:t>2.2</w:t>
        </w:r>
      </w:ins>
      <w:r>
        <w:rPr>
          <w:rFonts w:hint="eastAsia"/>
          <w:lang w:val="en-US" w:eastAsia="zh-CN"/>
        </w:rPr>
        <w:t xml:space="preserve">  测试与表征</w:t>
      </w:r>
    </w:p>
    <w:p>
      <w:pPr>
        <w:pStyle w:val="5"/>
        <w:rPr>
          <w:rFonts w:hint="default"/>
          <w:lang w:val="en-US" w:eastAsia="zh-CN"/>
        </w:rPr>
        <w:pPrChange w:id="94" w:author="alan" w:date="2024-04-25T01:07:31Z">
          <w:pPr>
            <w:pStyle w:val="4"/>
          </w:pPr>
        </w:pPrChange>
      </w:pPr>
      <w:del w:id="95" w:author="alan" w:date="2024-04-25T01:07:07Z">
        <w:r>
          <w:rPr>
            <w:rFonts w:hint="default"/>
            <w:lang w:val="en-US" w:eastAsia="zh-CN"/>
          </w:rPr>
          <w:delText>5</w:delText>
        </w:r>
      </w:del>
      <w:ins w:id="96" w:author="alan" w:date="2024-04-25T01:07:07Z">
        <w:r>
          <w:rPr>
            <w:rFonts w:hint="eastAsia"/>
            <w:lang w:val="en-US" w:eastAsia="zh-CN"/>
          </w:rPr>
          <w:t>2.</w:t>
        </w:r>
      </w:ins>
      <w:ins w:id="97" w:author="alan" w:date="2024-04-25T01:07:08Z">
        <w:r>
          <w:rPr>
            <w:rFonts w:hint="eastAsia"/>
            <w:lang w:val="en-US" w:eastAsia="zh-CN"/>
          </w:rPr>
          <w:t>2</w:t>
        </w:r>
      </w:ins>
      <w:r>
        <w:rPr>
          <w:rFonts w:hint="eastAsia"/>
          <w:lang w:val="en-US" w:eastAsia="zh-CN"/>
        </w:rPr>
        <w:t>.1  元素分析</w:t>
      </w:r>
    </w:p>
    <w:p>
      <w:pPr>
        <w:spacing w:before="181" w:beforeLines="50" w:after="181" w:afterLines="50" w:line="360" w:lineRule="auto"/>
        <w:ind w:firstLine="480" w:firstLineChars="200"/>
        <w:rPr>
          <w:rFonts w:hint="default"/>
          <w:i w:val="0"/>
          <w:iCs w:val="0"/>
          <w:vertAlign w:val="baseline"/>
          <w:lang w:val="en-US" w:eastAsia="zh-CN"/>
        </w:rPr>
      </w:pPr>
      <w:r>
        <w:rPr>
          <w:rFonts w:hint="eastAsia"/>
          <w:lang w:val="en-US" w:eastAsia="zh-CN"/>
        </w:rPr>
        <w:t>采用德国Elementar公司的Vario EL III全自动元素分析仪对原料和水热炭进行元素分析。通过将样品自动掉落入Vario EL III中的燃烧器中，样品经过高温燃烧，有机物被氧化为CO</w:t>
      </w:r>
      <w:r>
        <w:rPr>
          <w:rFonts w:hint="eastAsia"/>
          <w:vertAlign w:val="subscript"/>
          <w:lang w:val="en-US" w:eastAsia="zh-CN"/>
        </w:rPr>
        <w:t>2</w:t>
      </w:r>
      <w:r>
        <w:rPr>
          <w:rFonts w:hint="eastAsia"/>
          <w:lang w:val="en-US" w:eastAsia="zh-CN"/>
        </w:rPr>
        <w:t>、H</w:t>
      </w:r>
      <w:r>
        <w:rPr>
          <w:rFonts w:hint="eastAsia"/>
          <w:vertAlign w:val="subscript"/>
          <w:lang w:val="en-US" w:eastAsia="zh-CN"/>
        </w:rPr>
        <w:t>2</w:t>
      </w:r>
      <w:r>
        <w:rPr>
          <w:rFonts w:hint="eastAsia"/>
          <w:lang w:val="en-US" w:eastAsia="zh-CN"/>
        </w:rPr>
        <w:t>O、N</w:t>
      </w:r>
      <w:r>
        <w:rPr>
          <w:rFonts w:hint="eastAsia"/>
          <w:vertAlign w:val="subscript"/>
          <w:lang w:val="en-US" w:eastAsia="zh-CN"/>
        </w:rPr>
        <w:t>2</w:t>
      </w:r>
      <w:r>
        <w:rPr>
          <w:rFonts w:hint="eastAsia"/>
          <w:lang w:val="en-US" w:eastAsia="zh-CN"/>
        </w:rPr>
        <w:t>和SO</w:t>
      </w:r>
      <w:r>
        <w:rPr>
          <w:rFonts w:hint="eastAsia"/>
          <w:vertAlign w:val="subscript"/>
          <w:lang w:val="en-US" w:eastAsia="zh-CN"/>
        </w:rPr>
        <w:t>2</w:t>
      </w:r>
      <w:r>
        <w:rPr>
          <w:rFonts w:hint="eastAsia"/>
          <w:lang w:val="en-US" w:eastAsia="zh-CN"/>
        </w:rPr>
        <w:t>等气体。燃烧产生的气体通过一系列的气体分离和净化步骤，将不同的气体分离开来，并去除其中的杂质。分离和净化后的气体进入检测系统。Vario EL III元素分析仪采用红外吸收（IR）技术对CO</w:t>
      </w:r>
      <w:r>
        <w:rPr>
          <w:rFonts w:hint="eastAsia"/>
          <w:vertAlign w:val="subscript"/>
          <w:lang w:val="en-US" w:eastAsia="zh-CN"/>
        </w:rPr>
        <w:t>2</w:t>
      </w:r>
      <w:r>
        <w:rPr>
          <w:rFonts w:hint="eastAsia"/>
          <w:lang w:val="en-US" w:eastAsia="zh-CN"/>
        </w:rPr>
        <w:t>和H</w:t>
      </w:r>
      <w:r>
        <w:rPr>
          <w:rFonts w:hint="eastAsia"/>
          <w:vertAlign w:val="subscript"/>
          <w:lang w:val="en-US" w:eastAsia="zh-CN"/>
        </w:rPr>
        <w:t>2</w:t>
      </w:r>
      <w:r>
        <w:rPr>
          <w:rFonts w:hint="eastAsia"/>
          <w:lang w:val="en-US" w:eastAsia="zh-CN"/>
        </w:rPr>
        <w:t>O进行测量，采用热导（TC）技术对N</w:t>
      </w:r>
      <w:r>
        <w:rPr>
          <w:rFonts w:hint="eastAsia"/>
          <w:vertAlign w:val="subscript"/>
          <w:lang w:val="en-US" w:eastAsia="zh-CN"/>
        </w:rPr>
        <w:t>2</w:t>
      </w:r>
      <w:r>
        <w:rPr>
          <w:rFonts w:hint="eastAsia"/>
          <w:lang w:val="en-US" w:eastAsia="zh-CN"/>
        </w:rPr>
        <w:t>进行测量，采用紫外荧光（UVF）技术对SO</w:t>
      </w:r>
      <w:r>
        <w:rPr>
          <w:rFonts w:hint="eastAsia"/>
          <w:vertAlign w:val="subscript"/>
          <w:lang w:val="en-US" w:eastAsia="zh-CN"/>
        </w:rPr>
        <w:t>2</w:t>
      </w:r>
      <w:r>
        <w:rPr>
          <w:rFonts w:hint="eastAsia"/>
          <w:lang w:val="en-US" w:eastAsia="zh-CN"/>
        </w:rPr>
        <w:t>进行测量。通过测量得到的气体浓度，元素分析仪利用事先建立的校准曲线及标准方法，计算出样品中碳、氢、氮、硫元素的含量。相关</w:t>
      </w:r>
      <w:r>
        <w:rPr>
          <w:rFonts w:hint="eastAsia"/>
          <w:i w:val="0"/>
          <w:iCs w:val="0"/>
          <w:vertAlign w:val="baseline"/>
          <w:lang w:val="en-US" w:eastAsia="zh-CN"/>
        </w:rPr>
        <w:t>元素分析结果见表2。</w:t>
      </w:r>
    </w:p>
    <w:p>
      <w:pPr>
        <w:spacing w:before="0" w:beforeLines="0" w:after="0" w:afterLines="0" w:line="240" w:lineRule="auto"/>
        <w:ind w:firstLine="0" w:firstLineChars="0"/>
        <w:jc w:val="center"/>
        <w:rPr>
          <w:rFonts w:hint="eastAsia"/>
          <w:i w:val="0"/>
          <w:iCs w:val="0"/>
          <w:vertAlign w:val="baseline"/>
          <w:lang w:val="en-US" w:eastAsia="zh-CN"/>
        </w:rPr>
      </w:pPr>
      <w:r>
        <w:rPr>
          <w:rFonts w:hint="eastAsia"/>
          <w:i w:val="0"/>
          <w:iCs w:val="0"/>
          <w:vertAlign w:val="baseline"/>
          <w:lang w:val="en-US" w:eastAsia="zh-CN"/>
        </w:rPr>
        <w:t>表2  纤维板水热液与木糖共水热固相产物炭的元素分析</w:t>
      </w:r>
    </w:p>
    <w:p>
      <w:pPr>
        <w:spacing w:before="0" w:beforeLines="0" w:after="0" w:afterLines="0" w:line="240" w:lineRule="auto"/>
        <w:ind w:firstLine="0" w:firstLineChars="0"/>
        <w:jc w:val="center"/>
        <w:rPr>
          <w:rFonts w:hint="default"/>
          <w:i w:val="0"/>
          <w:iCs w:val="0"/>
          <w:vertAlign w:val="baseline"/>
          <w:lang w:val="en-US" w:eastAsia="zh-CN"/>
        </w:rPr>
      </w:pPr>
      <w:r>
        <w:rPr>
          <w:rFonts w:hint="default"/>
          <w:i w:val="0"/>
          <w:iCs w:val="0"/>
          <w:vertAlign w:val="baseline"/>
          <w:lang w:val="en-US" w:eastAsia="zh-CN"/>
        </w:rPr>
        <w:t xml:space="preserve">Tab.2  Elemental analysis of the solid phase product obtained from the hydrothermal treatment of fiberboard </w:t>
      </w:r>
      <w:r>
        <w:rPr>
          <w:rFonts w:hint="default"/>
          <w:lang w:val="en-US" w:eastAsia="zh-CN"/>
        </w:rPr>
        <w:t>hydrothermal solution</w:t>
      </w:r>
      <w:r>
        <w:rPr>
          <w:rFonts w:hint="default"/>
          <w:i w:val="0"/>
          <w:iCs w:val="0"/>
          <w:vertAlign w:val="baseline"/>
          <w:lang w:val="en-US" w:eastAsia="zh-CN"/>
        </w:rPr>
        <w:t xml:space="preserve"> and xylose</w:t>
      </w:r>
    </w:p>
    <w:p>
      <w:pPr>
        <w:spacing w:before="0" w:beforeLines="0" w:after="0" w:afterLines="0" w:line="240" w:lineRule="auto"/>
        <w:ind w:firstLine="0" w:firstLineChars="0"/>
        <w:jc w:val="center"/>
        <w:rPr>
          <w:rFonts w:hint="default"/>
          <w:i w:val="0"/>
          <w:iCs w:val="0"/>
          <w:vertAlign w:val="baseline"/>
          <w:lang w:val="en-US" w:eastAsia="zh-CN"/>
        </w:rPr>
      </w:pPr>
    </w:p>
    <w:tbl>
      <w:tblPr>
        <w:tblStyle w:val="13"/>
        <w:tblW w:w="4713"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69"/>
        <w:gridCol w:w="1245"/>
        <w:gridCol w:w="1245"/>
        <w:gridCol w:w="1245"/>
        <w:gridCol w:w="1247"/>
        <w:gridCol w:w="1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33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共热反应</w:t>
            </w:r>
            <w:r>
              <w:rPr>
                <w:rFonts w:hint="eastAsia" w:ascii="Times New Roman" w:hAnsi="Times New Roman" w:eastAsia="宋体" w:cs="Times New Roman"/>
                <w:i w:val="0"/>
                <w:iCs w:val="0"/>
                <w:color w:val="000000"/>
                <w:kern w:val="0"/>
                <w:sz w:val="24"/>
                <w:szCs w:val="24"/>
                <w:u w:val="none"/>
                <w:lang w:val="en-US" w:eastAsia="zh-CN" w:bidi="ar"/>
              </w:rPr>
              <w:t>温度</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N</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C</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H</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S</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O</w:t>
            </w:r>
            <w:r>
              <w:rPr>
                <w:rFonts w:hint="default" w:eastAsia="宋体" w:cs="Times New Roman"/>
                <w:i w:val="0"/>
                <w:iCs w:val="0"/>
                <w:color w:val="000000"/>
                <w:kern w:val="0"/>
                <w:sz w:val="24"/>
                <w:szCs w:val="24"/>
                <w:u w:val="none"/>
                <w:vertAlign w:val="subscript"/>
                <w:lang w:val="en-US" w:eastAsia="zh-CN" w:bidi="ar"/>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5.97</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65.38</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3.35</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4.67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64.84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4.01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66.20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22.63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69.19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eastAsia" w:eastAsia="宋体" w:cs="Times New Roman"/>
                <w:i w:val="0"/>
                <w:iCs w:val="0"/>
                <w:color w:val="000000"/>
                <w:kern w:val="0"/>
                <w:sz w:val="24"/>
                <w:szCs w:val="24"/>
                <w:u w:val="none"/>
                <w:lang w:val="en-US" w:eastAsia="zh-CN" w:bidi="ar"/>
              </w:rPr>
              <w:t>20</w:t>
            </w:r>
            <w:r>
              <w:rPr>
                <w:rFonts w:hint="default" w:ascii="Times New Roman" w:hAnsi="Times New Roman" w:eastAsia="宋体" w:cs="Times New Roman"/>
                <w:i w:val="0"/>
                <w:iCs w:val="0"/>
                <w:color w:val="000000"/>
                <w:kern w:val="0"/>
                <w:sz w:val="24"/>
                <w:szCs w:val="24"/>
                <w:u w:val="none"/>
                <w:lang w:val="en-US" w:eastAsia="zh-CN" w:bidi="ar"/>
              </w:rPr>
              <w:t>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67.70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71.10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69.67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36.65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5.78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70.42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61.60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27.74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68.72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71.63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70.18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74.11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4.76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6.21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eastAsia="宋体" w:cs="Times New Roman"/>
                <w:i w:val="0"/>
                <w:iCs w:val="0"/>
                <w:color w:val="000000"/>
                <w:kern w:val="0"/>
                <w:sz w:val="24"/>
                <w:szCs w:val="24"/>
                <w:u w:val="none"/>
                <w:lang w:val="en-US" w:eastAsia="zh-CN" w:bidi="ar"/>
              </w:rPr>
              <w:t>7</w:t>
            </w:r>
            <w:r>
              <w:rPr>
                <w:rFonts w:hint="default" w:ascii="Times New Roman" w:hAnsi="Times New Roman" w:eastAsia="宋体" w:cs="Times New Roman"/>
                <w:i w:val="0"/>
                <w:iCs w:val="0"/>
                <w:color w:val="000000"/>
                <w:kern w:val="0"/>
                <w:sz w:val="24"/>
                <w:szCs w:val="24"/>
                <w:u w:val="none"/>
                <w:lang w:val="en-US" w:eastAsia="zh-CN" w:bidi="ar"/>
              </w:rPr>
              <w:t>1.27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6.28</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72.69</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4.87</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16.08</w:t>
            </w:r>
          </w:p>
        </w:tc>
      </w:tr>
    </w:tbl>
    <w:p>
      <w:pPr>
        <w:spacing w:before="181" w:beforeLines="50" w:after="181" w:afterLines="50" w:line="360" w:lineRule="auto"/>
        <w:ind w:firstLine="480" w:firstLineChars="200"/>
        <w:jc w:val="left"/>
        <w:rPr>
          <w:rFonts w:hint="eastAsia"/>
          <w:lang w:val="en-US" w:eastAsia="zh-CN"/>
        </w:rPr>
      </w:pPr>
      <w:r>
        <w:rPr>
          <w:rFonts w:hint="eastAsia"/>
          <w:lang w:val="en-US" w:eastAsia="zh-CN"/>
        </w:rPr>
        <w:t>其中，我们只关注氮的质量分数在不同温度下的变化，以分析水热液在木糖参与下的固氮率变化。存在于</w:t>
      </w:r>
      <w:r>
        <w:rPr>
          <w:rFonts w:hint="eastAsia"/>
          <w:lang w:eastAsia="zh-CN"/>
        </w:rPr>
        <w:t>固相产物中的氮保留率为：</w:t>
      </w:r>
    </w:p>
    <w:p>
      <w:pPr>
        <w:spacing w:before="181" w:beforeLines="50" w:after="181" w:afterLines="50" w:line="360" w:lineRule="auto"/>
        <w:ind w:firstLine="0" w:firstLineChars="0"/>
        <w:jc w:val="center"/>
        <w:rPr>
          <w:rFonts w:hint="eastAsia"/>
          <w:lang w:val="en-US" w:eastAsia="zh-CN"/>
        </w:rPr>
      </w:pPr>
      <w:r>
        <w:drawing>
          <wp:inline distT="0" distB="0" distL="114300" distR="114300">
            <wp:extent cx="5575300" cy="835660"/>
            <wp:effectExtent l="0" t="0" r="12700" b="571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9"/>
                    <a:stretch>
                      <a:fillRect/>
                    </a:stretch>
                  </pic:blipFill>
                  <pic:spPr>
                    <a:xfrm>
                      <a:off x="0" y="0"/>
                      <a:ext cx="5575300" cy="835660"/>
                    </a:xfrm>
                    <a:prstGeom prst="rect">
                      <a:avLst/>
                    </a:prstGeom>
                    <a:noFill/>
                    <a:ln>
                      <a:noFill/>
                    </a:ln>
                  </pic:spPr>
                </pic:pic>
              </a:graphicData>
            </a:graphic>
          </wp:inline>
        </w:drawing>
      </w:r>
    </w:p>
    <w:p>
      <w:pPr>
        <w:spacing w:before="181" w:beforeLines="50" w:after="181" w:afterLines="50" w:line="360" w:lineRule="auto"/>
        <w:ind w:firstLine="480" w:firstLineChars="200"/>
        <w:rPr>
          <w:rFonts w:hint="eastAsia"/>
          <w:i w:val="0"/>
          <w:iCs w:val="0"/>
          <w:vertAlign w:val="baseline"/>
          <w:lang w:val="en-US" w:eastAsia="zh-CN"/>
        </w:rPr>
      </w:pPr>
      <w:r>
        <w:rPr>
          <w:rFonts w:hint="eastAsia"/>
          <w:lang w:val="en-US" w:eastAsia="zh-CN"/>
        </w:rPr>
        <w:t>其中，</w:t>
      </w:r>
      <w:r>
        <w:rPr>
          <w:rFonts w:hint="default"/>
          <w:i/>
          <w:iCs/>
          <w:lang w:val="en-US" w:eastAsia="zh-CN"/>
        </w:rPr>
        <w:t>R</w:t>
      </w:r>
      <w:r>
        <w:rPr>
          <w:rFonts w:hint="default"/>
          <w:vertAlign w:val="subscript"/>
          <w:lang w:val="en-US" w:eastAsia="zh-CN"/>
        </w:rPr>
        <w:t>N</w:t>
      </w:r>
      <w:r>
        <w:rPr>
          <w:rFonts w:hint="eastAsia"/>
          <w:vertAlign w:val="subscript"/>
          <w:lang w:val="en-US" w:eastAsia="zh-CN"/>
        </w:rPr>
        <w:t xml:space="preserve"> </w:t>
      </w:r>
      <w:r>
        <w:rPr>
          <w:rFonts w:hint="eastAsia"/>
          <w:vertAlign w:val="baseline"/>
          <w:lang w:val="en-US" w:eastAsia="zh-CN"/>
        </w:rPr>
        <w:t>为固相产物中的固氮率；</w:t>
      </w:r>
      <w:r>
        <w:rPr>
          <w:rFonts w:hint="default"/>
          <w:i/>
          <w:iCs/>
          <w:vertAlign w:val="baseline"/>
          <w:lang w:val="en-US" w:eastAsia="zh-CN"/>
        </w:rPr>
        <w:t>M</w:t>
      </w:r>
      <w:r>
        <w:rPr>
          <w:rFonts w:hint="default"/>
          <w:i w:val="0"/>
          <w:iCs w:val="0"/>
          <w:vertAlign w:val="subscript"/>
          <w:lang w:val="en-US" w:eastAsia="zh-CN"/>
        </w:rPr>
        <w:t>sp</w:t>
      </w:r>
      <w:r>
        <w:rPr>
          <w:rFonts w:hint="eastAsia"/>
          <w:i w:val="0"/>
          <w:iCs w:val="0"/>
          <w:vertAlign w:val="subscript"/>
          <w:lang w:val="en-US" w:eastAsia="zh-CN"/>
        </w:rPr>
        <w:t xml:space="preserve"> </w:t>
      </w:r>
      <w:r>
        <w:rPr>
          <w:rFonts w:hint="eastAsia"/>
          <w:i w:val="0"/>
          <w:iCs w:val="0"/>
          <w:vertAlign w:val="baseline"/>
          <w:lang w:val="en-US" w:eastAsia="zh-CN"/>
        </w:rPr>
        <w:t>为固相产物的质量；</w:t>
      </w:r>
      <w:r>
        <w:rPr>
          <w:rFonts w:hint="eastAsia"/>
          <w:i/>
          <w:iCs/>
          <w:lang w:val="en-US" w:eastAsia="zh-CN"/>
        </w:rPr>
        <w:t>N</w:t>
      </w:r>
      <w:r>
        <w:rPr>
          <w:rFonts w:hint="eastAsia"/>
          <w:i w:val="0"/>
          <w:iCs w:val="0"/>
          <w:vertAlign w:val="subscript"/>
          <w:lang w:val="en-US" w:eastAsia="zh-CN"/>
        </w:rPr>
        <w:t>sp</w:t>
      </w:r>
      <w:r>
        <w:rPr>
          <w:rFonts w:hint="eastAsia"/>
          <w:vertAlign w:val="subscript"/>
          <w:lang w:val="en-US" w:eastAsia="zh-CN"/>
        </w:rPr>
        <w:t xml:space="preserve"> </w:t>
      </w:r>
      <w:r>
        <w:rPr>
          <w:rFonts w:hint="eastAsia"/>
          <w:vertAlign w:val="baseline"/>
          <w:lang w:val="en-US" w:eastAsia="zh-CN"/>
        </w:rPr>
        <w:t>为固相产物中的氮质量分数；</w:t>
      </w:r>
      <w:r>
        <w:rPr>
          <w:rFonts w:hint="default"/>
          <w:i/>
          <w:iCs/>
          <w:vertAlign w:val="baseline"/>
          <w:lang w:val="en-US" w:eastAsia="zh-CN"/>
        </w:rPr>
        <w:t>M</w:t>
      </w:r>
      <w:r>
        <w:rPr>
          <w:rFonts w:hint="eastAsia"/>
          <w:i w:val="0"/>
          <w:iCs w:val="0"/>
          <w:vertAlign w:val="subscript"/>
          <w:lang w:val="en-US" w:eastAsia="zh-CN"/>
        </w:rPr>
        <w:t xml:space="preserve">raw </w:t>
      </w:r>
      <w:r>
        <w:rPr>
          <w:rFonts w:hint="eastAsia"/>
          <w:i w:val="0"/>
          <w:iCs w:val="0"/>
          <w:vertAlign w:val="baseline"/>
          <w:lang w:val="en-US" w:eastAsia="zh-CN"/>
        </w:rPr>
        <w:t>为原料的质量；</w:t>
      </w:r>
      <w:r>
        <w:rPr>
          <w:rFonts w:hint="eastAsia"/>
          <w:i/>
          <w:iCs/>
          <w:vertAlign w:val="baseline"/>
          <w:lang w:val="en-US" w:eastAsia="zh-CN"/>
        </w:rPr>
        <w:t>N</w:t>
      </w:r>
      <w:r>
        <w:rPr>
          <w:rFonts w:hint="eastAsia"/>
          <w:i w:val="0"/>
          <w:iCs w:val="0"/>
          <w:vertAlign w:val="subscript"/>
          <w:lang w:val="en-US" w:eastAsia="zh-CN"/>
        </w:rPr>
        <w:t xml:space="preserve">raw </w:t>
      </w:r>
      <w:r>
        <w:rPr>
          <w:rFonts w:hint="eastAsia"/>
          <w:i w:val="0"/>
          <w:iCs w:val="0"/>
          <w:vertAlign w:val="baseline"/>
          <w:lang w:val="en-US" w:eastAsia="zh-CN"/>
        </w:rPr>
        <w:t>为原料中氮的质量分数。</w:t>
      </w:r>
    </w:p>
    <w:p>
      <w:pPr>
        <w:pStyle w:val="5"/>
        <w:rPr>
          <w:rFonts w:hint="eastAsia"/>
          <w:i w:val="0"/>
          <w:iCs w:val="0"/>
          <w:vertAlign w:val="baseline"/>
          <w:lang w:val="en-US" w:eastAsia="zh-CN"/>
        </w:rPr>
        <w:pPrChange w:id="98" w:author="alan" w:date="2024-04-25T01:07:26Z">
          <w:pPr>
            <w:pStyle w:val="4"/>
          </w:pPr>
        </w:pPrChange>
      </w:pPr>
      <w:del w:id="99" w:author="alan" w:date="2024-04-25T01:07:23Z">
        <w:r>
          <w:rPr>
            <w:rFonts w:hint="default" w:eastAsia="SimSun" w:cs="Times New Roman"/>
            <w:kern w:val="0"/>
            <w:sz w:val="24"/>
            <w:szCs w:val="24"/>
            <w:lang w:val="en-US" w:eastAsia="zh-CN" w:bidi="ar"/>
          </w:rPr>
          <w:delText>5</w:delText>
        </w:r>
      </w:del>
      <w:ins w:id="100" w:author="alan" w:date="2024-04-25T01:07:23Z">
        <w:r>
          <w:rPr>
            <w:rFonts w:hint="eastAsia" w:eastAsia="SimSun" w:cs="Times New Roman"/>
            <w:kern w:val="0"/>
            <w:sz w:val="24"/>
            <w:szCs w:val="24"/>
            <w:lang w:val="en-US" w:eastAsia="zh-CN" w:bidi="ar"/>
          </w:rPr>
          <w:t>2.2</w:t>
        </w:r>
      </w:ins>
      <w:r>
        <w:rPr>
          <w:rFonts w:hint="eastAsia" w:eastAsia="SimSun" w:cs="Times New Roman"/>
          <w:kern w:val="0"/>
          <w:sz w:val="24"/>
          <w:szCs w:val="24"/>
          <w:lang w:val="en-US" w:eastAsia="zh-CN" w:bidi="ar"/>
        </w:rPr>
        <w:t xml:space="preserve">.2  </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w:t>
      </w:r>
    </w:p>
    <w:p>
      <w:pPr>
        <w:pStyle w:val="6"/>
        <w:keepNext w:val="0"/>
        <w:keepLines w:val="0"/>
        <w:widowControl/>
        <w:suppressLineNumbers w:val="0"/>
        <w:spacing w:before="181" w:beforeLines="50" w:after="181" w:afterLines="50"/>
        <w:jc w:val="left"/>
        <w:rPr>
          <w:rFonts w:hint="eastAsia" w:ascii="Times New Roman" w:hAnsi="Times New Roman" w:eastAsia="SimSun" w:cs="Times New Roman"/>
          <w:kern w:val="0"/>
          <w:sz w:val="24"/>
          <w:szCs w:val="24"/>
          <w:lang w:val="en-US" w:eastAsia="zh-CN" w:bidi="ar"/>
        </w:rPr>
      </w:pPr>
      <w:r>
        <w:rPr>
          <w:rFonts w:hint="eastAsia" w:ascii="Times New Roman" w:hAnsi="Times New Roman" w:eastAsia="SimSun" w:cs="Times New Roman"/>
          <w:kern w:val="0"/>
          <w:sz w:val="24"/>
          <w:szCs w:val="24"/>
          <w:lang w:val="en-US" w:eastAsia="zh-CN" w:bidi="ar"/>
        </w:rPr>
        <w:t>分光光度法是一种操作简便且重复性好的测量溶液中含氮和含硫物质的方法。采用</w:t>
      </w:r>
      <w:r>
        <w:rPr>
          <w:rFonts w:hint="eastAsia" w:cs="Times New Roman"/>
          <w:kern w:val="0"/>
          <w:sz w:val="24"/>
          <w:szCs w:val="24"/>
          <w:lang w:val="en-US" w:eastAsia="zh-CN" w:bidi="ar"/>
        </w:rPr>
        <w:t>日本</w:t>
      </w:r>
      <w:r>
        <w:rPr>
          <w:rFonts w:hint="eastAsia" w:ascii="Times New Roman" w:hAnsi="Times New Roman" w:eastAsia="SimSun" w:cs="Times New Roman"/>
          <w:kern w:val="0"/>
          <w:sz w:val="24"/>
          <w:szCs w:val="24"/>
          <w:lang w:val="en-US" w:eastAsia="zh-CN" w:bidi="ar"/>
        </w:rPr>
        <w:t>Shimadzu</w:t>
      </w:r>
      <w:r>
        <w:rPr>
          <w:rFonts w:hint="eastAsia" w:cs="Times New Roman"/>
          <w:kern w:val="0"/>
          <w:sz w:val="24"/>
          <w:szCs w:val="24"/>
          <w:lang w:val="en-US" w:eastAsia="zh-CN" w:bidi="ar"/>
        </w:rPr>
        <w:t>公司的</w:t>
      </w:r>
      <w:r>
        <w:rPr>
          <w:rFonts w:hint="eastAsia" w:ascii="Times New Roman" w:hAnsi="Times New Roman" w:eastAsia="SimSun" w:cs="Times New Roman"/>
          <w:kern w:val="0"/>
          <w:sz w:val="24"/>
          <w:szCs w:val="24"/>
          <w:lang w:val="en-US" w:eastAsia="zh-CN" w:bidi="ar"/>
        </w:rPr>
        <w:t>Shimadzu UV</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1600紫外</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可见分光光度计</w:t>
      </w:r>
      <w:r>
        <w:rPr>
          <w:rFonts w:hint="eastAsia" w:cs="Times New Roman"/>
          <w:kern w:val="0"/>
          <w:sz w:val="24"/>
          <w:szCs w:val="24"/>
          <w:lang w:val="en-US" w:eastAsia="zh-CN" w:bidi="ar"/>
        </w:rPr>
        <w:t>，</w:t>
      </w:r>
      <w:r>
        <w:rPr>
          <w:rFonts w:ascii="宋体" w:hAnsi="宋体" w:eastAsia="宋体" w:cs="宋体"/>
          <w:kern w:val="0"/>
          <w:sz w:val="24"/>
          <w:szCs w:val="24"/>
          <w:lang w:val="en-US" w:eastAsia="zh-CN" w:bidi="ar"/>
        </w:rPr>
        <w:t>基于不同形态氮化合物在特定波长下的吸光度差异</w:t>
      </w:r>
      <w:r>
        <w:rPr>
          <w:rFonts w:hint="eastAsia" w:ascii="宋体" w:hAnsi="宋体" w:eastAsia="宋体" w:cs="宋体"/>
          <w:kern w:val="0"/>
          <w:sz w:val="24"/>
          <w:szCs w:val="24"/>
          <w:lang w:val="en-US" w:eastAsia="zh-CN" w:bidi="ar"/>
        </w:rPr>
        <w:t>，</w:t>
      </w:r>
      <w:r>
        <w:rPr>
          <w:rFonts w:hint="eastAsia" w:ascii="Times New Roman" w:hAnsi="Times New Roman" w:eastAsia="SimSun" w:cs="Times New Roman"/>
          <w:kern w:val="0"/>
          <w:sz w:val="24"/>
          <w:szCs w:val="24"/>
          <w:lang w:val="en-US" w:eastAsia="zh-CN" w:bidi="ar"/>
        </w:rPr>
        <w:t>测试</w:t>
      </w:r>
      <w:r>
        <w:rPr>
          <w:rFonts w:hint="eastAsia" w:cs="Times New Roman"/>
          <w:kern w:val="0"/>
          <w:sz w:val="24"/>
          <w:szCs w:val="24"/>
          <w:lang w:val="en-US" w:eastAsia="zh-CN" w:bidi="ar"/>
        </w:rPr>
        <w:t>水热液</w:t>
      </w:r>
      <w:r>
        <w:rPr>
          <w:rFonts w:hint="eastAsia" w:ascii="Times New Roman" w:hAnsi="Times New Roman" w:eastAsia="SimSun" w:cs="Times New Roman"/>
          <w:kern w:val="0"/>
          <w:sz w:val="24"/>
          <w:szCs w:val="24"/>
          <w:lang w:val="en-US" w:eastAsia="zh-CN" w:bidi="ar"/>
        </w:rPr>
        <w:t>中的总氮、硝酸根氮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和铵氮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。其中总氮和NO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636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2012进行测试，NH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536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2009测试。</w:t>
      </w:r>
    </w:p>
    <w:p>
      <w:pPr>
        <w:pStyle w:val="6"/>
        <w:keepNext w:val="0"/>
        <w:keepLines w:val="0"/>
        <w:widowControl/>
        <w:suppressLineNumbers w:val="0"/>
        <w:spacing w:before="181" w:beforeLines="50" w:after="181" w:afterLines="50"/>
        <w:ind w:firstLine="0" w:firstLineChars="0"/>
        <w:jc w:val="center"/>
      </w:pPr>
      <w:r>
        <w:drawing>
          <wp:inline distT="0" distB="0" distL="114300" distR="114300">
            <wp:extent cx="2705735" cy="1358265"/>
            <wp:effectExtent l="0" t="0" r="889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0">
                      <a:lum bright="18000" contrast="12000"/>
                    </a:blip>
                    <a:stretch>
                      <a:fillRect/>
                    </a:stretch>
                  </pic:blipFill>
                  <pic:spPr>
                    <a:xfrm>
                      <a:off x="0" y="0"/>
                      <a:ext cx="2705735" cy="135826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3</w:t>
      </w:r>
      <w:r>
        <w:rPr>
          <w:rFonts w:hint="eastAsia"/>
          <w:lang w:val="en-US" w:eastAsia="zh-CN"/>
        </w:rPr>
        <w:t xml:space="preserve">  氨氮的水杨酸分光光度法测定样本</w:t>
      </w:r>
    </w:p>
    <w:p>
      <w:pPr>
        <w:pStyle w:val="6"/>
        <w:keepNext w:val="0"/>
        <w:keepLines w:val="0"/>
        <w:widowControl/>
        <w:suppressLineNumbers w:val="0"/>
        <w:spacing w:before="0" w:beforeLines="0" w:after="0" w:afterLines="0" w:line="240" w:lineRule="auto"/>
        <w:ind w:firstLine="0" w:firstLineChars="0"/>
        <w:jc w:val="center"/>
        <w:rPr>
          <w:rFonts w:hint="default"/>
        </w:rPr>
      </w:pPr>
      <w:r>
        <w:rPr>
          <w:rFonts w:hint="default"/>
        </w:rPr>
        <w:t>Fig</w:t>
      </w:r>
      <w:r>
        <w:rPr>
          <w:rFonts w:hint="default"/>
          <w:lang w:val="en-US"/>
        </w:rPr>
        <w:t xml:space="preserve">.3  </w:t>
      </w:r>
      <w:r>
        <w:rPr>
          <w:rFonts w:hint="default"/>
        </w:rPr>
        <w:t>Determination of ammonia nitrogen in samples using the salicylic acid spectrophotometric method</w:t>
      </w:r>
    </w:p>
    <w:p>
      <w:pPr>
        <w:pStyle w:val="6"/>
        <w:keepNext w:val="0"/>
        <w:keepLines w:val="0"/>
        <w:widowControl/>
        <w:suppressLineNumbers w:val="0"/>
        <w:spacing w:before="0" w:beforeLines="0" w:after="0" w:afterLines="0" w:line="240" w:lineRule="auto"/>
        <w:ind w:firstLine="0" w:firstLineChars="0"/>
        <w:jc w:val="center"/>
      </w:pPr>
    </w:p>
    <w:p>
      <w:pPr>
        <w:pStyle w:val="6"/>
        <w:spacing w:before="181" w:beforeLines="50" w:after="181" w:afterLines="50"/>
        <w:ind w:firstLine="480" w:firstLineChars="200"/>
        <w:rPr>
          <w:ins w:id="101" w:author="alan" w:date="2024-04-25T13:38:27Z"/>
          <w:rFonts w:hint="eastAsia"/>
          <w:i w:val="0"/>
          <w:iCs w:val="0"/>
          <w:vertAlign w:val="baseline"/>
          <w:lang w:val="en-US" w:eastAsia="zh-CN"/>
        </w:rPr>
      </w:pPr>
      <w:r>
        <w:rPr>
          <w:rFonts w:hint="eastAsia"/>
          <w:i w:val="0"/>
          <w:iCs w:val="0"/>
          <w:vertAlign w:val="baseline"/>
          <w:lang w:val="en-US" w:eastAsia="zh-CN"/>
        </w:rPr>
        <w:t>在亚硝基铁氰化钠和碱性介质的共同作用下，水中的铵离子和氨与水杨酸盐以及次氯酸离子发生反应，生成一种蓝色的化合物。蓝色化合物浓度越高，则说明氨氮含量越高，并在697 nm下使用分光度计读取吸光度得到样品中的氨氮含量。</w:t>
      </w:r>
    </w:p>
    <w:p>
      <w:pPr>
        <w:jc w:val="center"/>
        <w:rPr>
          <w:ins w:id="103" w:author="alan" w:date="2024-04-25T13:38:43Z"/>
        </w:rPr>
        <w:pPrChange w:id="102" w:author="alan" w:date="2024-04-25T13:38:34Z">
          <w:pPr/>
        </w:pPrChange>
      </w:pPr>
      <w:ins w:id="104" w:author="alan" w:date="2024-04-25T13:38:27Z">
        <w:r>
          <w:rPr/>
          <w:drawing>
            <wp:inline distT="0" distB="0" distL="114300" distR="114300">
              <wp:extent cx="3503295" cy="2456815"/>
              <wp:effectExtent l="0" t="0" r="5080" b="381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1"/>
                      <a:stretch>
                        <a:fillRect/>
                      </a:stretch>
                    </pic:blipFill>
                    <pic:spPr>
                      <a:xfrm>
                        <a:off x="0" y="0"/>
                        <a:ext cx="3503295" cy="2456815"/>
                      </a:xfrm>
                      <a:prstGeom prst="rect">
                        <a:avLst/>
                      </a:prstGeom>
                      <a:noFill/>
                      <a:ln>
                        <a:noFill/>
                      </a:ln>
                    </pic:spPr>
                  </pic:pic>
                </a:graphicData>
              </a:graphic>
            </wp:inline>
          </w:drawing>
        </w:r>
      </w:ins>
    </w:p>
    <w:p>
      <w:pPr>
        <w:jc w:val="center"/>
        <w:rPr>
          <w:ins w:id="107" w:author="alan" w:date="2024-04-25T13:41:08Z"/>
          <w:rFonts w:hint="eastAsia"/>
          <w:lang w:val="en-US" w:eastAsia="zh-CN"/>
        </w:rPr>
        <w:pPrChange w:id="106" w:author="alan" w:date="2024-04-25T13:38:34Z">
          <w:pPr/>
        </w:pPrChange>
      </w:pPr>
      <w:ins w:id="108" w:author="alan" w:date="2024-04-25T13:38:58Z">
        <w:r>
          <w:rPr>
            <w:rFonts w:hint="eastAsia"/>
            <w:lang w:eastAsia="zh-CN"/>
          </w:rPr>
          <w:t>图</w:t>
        </w:r>
      </w:ins>
      <w:ins w:id="109" w:author="alan" w:date="2024-04-25T13:39:00Z">
        <w:r>
          <w:rPr>
            <w:rFonts w:hint="eastAsia"/>
            <w:lang w:val="en-US" w:eastAsia="zh-CN"/>
          </w:rPr>
          <w:t>4</w:t>
        </w:r>
      </w:ins>
      <w:ins w:id="110" w:author="alan" w:date="2024-04-25T13:39:06Z">
        <w:r>
          <w:rPr>
            <w:rFonts w:hint="eastAsia"/>
            <w:lang w:val="en-US" w:eastAsia="zh-CN"/>
          </w:rPr>
          <w:t xml:space="preserve">  </w:t>
        </w:r>
      </w:ins>
      <w:ins w:id="111" w:author="alan" w:date="2024-04-25T13:40:22Z">
        <w:r>
          <w:rPr>
            <w:rFonts w:hint="eastAsia"/>
            <w:lang w:val="en-US" w:eastAsia="zh-CN"/>
          </w:rPr>
          <w:t>总氮测试</w:t>
        </w:r>
      </w:ins>
      <w:ins w:id="112" w:author="alan" w:date="2024-04-25T13:40:43Z">
        <w:r>
          <w:rPr>
            <w:rFonts w:hint="eastAsia"/>
            <w:lang w:val="en-US" w:eastAsia="zh-CN"/>
          </w:rPr>
          <w:t>吸光度</w:t>
        </w:r>
      </w:ins>
      <w:ins w:id="113" w:author="alan" w:date="2024-04-25T13:40:44Z">
        <w:r>
          <w:rPr>
            <w:rFonts w:hint="eastAsia"/>
            <w:lang w:val="en-US" w:eastAsia="zh-CN"/>
          </w:rPr>
          <w:t>曲线</w:t>
        </w:r>
      </w:ins>
    </w:p>
    <w:p>
      <w:pPr>
        <w:jc w:val="center"/>
        <w:rPr>
          <w:rFonts w:hint="default"/>
          <w:lang w:val="en-US" w:eastAsia="zh-CN"/>
        </w:rPr>
        <w:pPrChange w:id="114" w:author="alan" w:date="2024-04-25T13:38:34Z">
          <w:pPr/>
        </w:pPrChange>
      </w:pPr>
      <w:ins w:id="115" w:author="alan" w:date="2024-04-25T13:41:11Z">
        <w:r>
          <w:rPr>
            <w:rFonts w:hint="default"/>
            <w:lang w:val="en-US" w:eastAsia="zh-CN"/>
          </w:rPr>
          <w:t>Fi</w:t>
        </w:r>
      </w:ins>
      <w:ins w:id="116" w:author="alan" w:date="2024-04-25T13:41:12Z">
        <w:r>
          <w:rPr>
            <w:rFonts w:hint="default"/>
            <w:lang w:val="en-US" w:eastAsia="zh-CN"/>
          </w:rPr>
          <w:t>g</w:t>
        </w:r>
      </w:ins>
      <w:ins w:id="117" w:author="alan" w:date="2024-04-25T13:41:13Z">
        <w:r>
          <w:rPr>
            <w:rFonts w:hint="default"/>
            <w:lang w:val="en-US" w:eastAsia="zh-CN"/>
          </w:rPr>
          <w:t xml:space="preserve">.4 </w:t>
        </w:r>
      </w:ins>
      <w:ins w:id="118" w:author="alan" w:date="2024-04-25T13:41:14Z">
        <w:r>
          <w:rPr>
            <w:rFonts w:hint="default"/>
            <w:lang w:val="en-US" w:eastAsia="zh-CN"/>
          </w:rPr>
          <w:t xml:space="preserve"> Absorbance </w:t>
        </w:r>
      </w:ins>
      <w:ins w:id="119" w:author="alan" w:date="2024-04-25T13:41:26Z">
        <w:r>
          <w:rPr>
            <w:rFonts w:hint="default"/>
            <w:lang w:val="en-US" w:eastAsia="zh-CN"/>
          </w:rPr>
          <w:t>c</w:t>
        </w:r>
      </w:ins>
      <w:ins w:id="120" w:author="alan" w:date="2024-04-25T13:41:14Z">
        <w:r>
          <w:rPr>
            <w:rFonts w:hint="default"/>
            <w:lang w:val="en-US" w:eastAsia="zh-CN"/>
          </w:rPr>
          <w:t xml:space="preserve">urve for </w:t>
        </w:r>
      </w:ins>
      <w:ins w:id="121" w:author="alan" w:date="2024-04-25T13:41:28Z">
        <w:r>
          <w:rPr>
            <w:rFonts w:hint="default"/>
            <w:lang w:val="en-US" w:eastAsia="zh-CN"/>
          </w:rPr>
          <w:t>t</w:t>
        </w:r>
      </w:ins>
      <w:ins w:id="122" w:author="alan" w:date="2024-04-25T13:41:14Z">
        <w:r>
          <w:rPr>
            <w:rFonts w:hint="default"/>
            <w:lang w:val="en-US" w:eastAsia="zh-CN"/>
          </w:rPr>
          <w:t xml:space="preserve">otal </w:t>
        </w:r>
      </w:ins>
      <w:ins w:id="123" w:author="alan" w:date="2024-04-25T13:41:30Z">
        <w:r>
          <w:rPr>
            <w:rFonts w:hint="default"/>
            <w:lang w:val="en-US" w:eastAsia="zh-CN"/>
          </w:rPr>
          <w:t>n</w:t>
        </w:r>
      </w:ins>
      <w:ins w:id="124" w:author="alan" w:date="2024-04-25T13:41:14Z">
        <w:r>
          <w:rPr>
            <w:rFonts w:hint="default"/>
            <w:lang w:val="en-US" w:eastAsia="zh-CN"/>
          </w:rPr>
          <w:t xml:space="preserve">itrogen </w:t>
        </w:r>
      </w:ins>
      <w:ins w:id="125" w:author="alan" w:date="2024-04-25T13:41:33Z">
        <w:r>
          <w:rPr>
            <w:rFonts w:hint="default"/>
            <w:lang w:val="en-US" w:eastAsia="zh-CN"/>
          </w:rPr>
          <w:t>a</w:t>
        </w:r>
      </w:ins>
      <w:ins w:id="126" w:author="alan" w:date="2024-04-25T13:41:14Z">
        <w:r>
          <w:rPr>
            <w:rFonts w:hint="default"/>
            <w:lang w:val="en-US" w:eastAsia="zh-CN"/>
          </w:rPr>
          <w:t>nalysis</w:t>
        </w:r>
      </w:ins>
    </w:p>
    <w:p>
      <w:pPr>
        <w:pStyle w:val="6"/>
        <w:spacing w:before="181" w:beforeLines="50" w:after="181" w:afterLines="50"/>
        <w:ind w:firstLine="0" w:firstLineChars="0"/>
        <w:jc w:val="center"/>
        <w:rPr>
          <w:ins w:id="128" w:author="alan" w:date="2024-04-25T13:42:21Z"/>
        </w:rPr>
        <w:pPrChange w:id="127" w:author="alan" w:date="2024-04-25T13:42:13Z">
          <w:pPr>
            <w:pStyle w:val="6"/>
            <w:spacing w:before="181" w:beforeLines="50" w:after="181" w:afterLines="50"/>
            <w:ind w:firstLine="480" w:firstLineChars="200"/>
          </w:pPr>
        </w:pPrChange>
      </w:pPr>
      <w:ins w:id="129" w:author="alan" w:date="2024-04-25T13:42:04Z">
        <w:r>
          <w:rPr/>
          <w:drawing>
            <wp:inline distT="0" distB="0" distL="114300" distR="114300">
              <wp:extent cx="3636010" cy="2549525"/>
              <wp:effectExtent l="0" t="0" r="15240"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3636010" cy="2549525"/>
                      </a:xfrm>
                      <a:prstGeom prst="rect">
                        <a:avLst/>
                      </a:prstGeom>
                      <a:noFill/>
                      <a:ln>
                        <a:noFill/>
                      </a:ln>
                    </pic:spPr>
                  </pic:pic>
                </a:graphicData>
              </a:graphic>
            </wp:inline>
          </w:drawing>
        </w:r>
      </w:ins>
    </w:p>
    <w:p>
      <w:pPr>
        <w:spacing w:beforeLines="0" w:afterLines="0"/>
        <w:jc w:val="center"/>
        <w:rPr>
          <w:ins w:id="132" w:author="alan" w:date="2024-04-25T13:42:23Z"/>
          <w:rFonts w:hint="eastAsia"/>
          <w:lang w:val="en-US" w:eastAsia="zh-CN"/>
        </w:rPr>
        <w:pPrChange w:id="131" w:author="alan" w:date="2024-04-25T13:44:10Z">
          <w:pPr>
            <w:jc w:val="center"/>
          </w:pPr>
        </w:pPrChange>
      </w:pPr>
      <w:ins w:id="133" w:author="alan" w:date="2024-04-25T13:42:23Z">
        <w:r>
          <w:rPr>
            <w:rFonts w:hint="eastAsia"/>
            <w:lang w:eastAsia="zh-CN"/>
          </w:rPr>
          <w:t>图</w:t>
        </w:r>
      </w:ins>
      <w:ins w:id="134" w:author="alan" w:date="2024-04-25T13:42:26Z">
        <w:r>
          <w:rPr>
            <w:rFonts w:hint="default"/>
            <w:lang w:val="en-US" w:eastAsia="zh-CN"/>
          </w:rPr>
          <w:t>5</w:t>
        </w:r>
      </w:ins>
      <w:ins w:id="135" w:author="alan" w:date="2024-04-25T13:42:23Z">
        <w:r>
          <w:rPr>
            <w:rFonts w:hint="eastAsia"/>
            <w:lang w:val="en-US" w:eastAsia="zh-CN"/>
          </w:rPr>
          <w:t xml:space="preserve">  </w:t>
        </w:r>
      </w:ins>
      <w:ins w:id="136" w:author="alan" w:date="2024-04-25T13:42:32Z">
        <w:r>
          <w:rPr>
            <w:rFonts w:hint="eastAsia"/>
            <w:lang w:val="en-US" w:eastAsia="zh-CN"/>
          </w:rPr>
          <w:t>铵</w:t>
        </w:r>
      </w:ins>
      <w:ins w:id="137" w:author="alan" w:date="2024-04-25T13:42:23Z">
        <w:r>
          <w:rPr>
            <w:rFonts w:hint="eastAsia"/>
            <w:lang w:val="en-US" w:eastAsia="zh-CN"/>
          </w:rPr>
          <w:t>氮测试吸光度曲线</w:t>
        </w:r>
      </w:ins>
    </w:p>
    <w:p>
      <w:pPr>
        <w:pStyle w:val="6"/>
        <w:spacing w:before="0" w:beforeLines="0" w:after="0" w:afterLines="0" w:line="240" w:lineRule="auto"/>
        <w:ind w:firstLine="0" w:firstLineChars="0"/>
        <w:jc w:val="center"/>
        <w:rPr>
          <w:ins w:id="139" w:author="alan" w:date="2024-04-25T13:55:15Z"/>
          <w:rFonts w:hint="default"/>
          <w:lang w:val="en-US" w:eastAsia="zh-CN"/>
        </w:rPr>
        <w:pPrChange w:id="138" w:author="alan" w:date="2024-04-25T13:44:10Z">
          <w:pPr>
            <w:pStyle w:val="6"/>
            <w:spacing w:before="181" w:beforeLines="50" w:after="181" w:afterLines="50"/>
            <w:ind w:firstLine="480" w:firstLineChars="200"/>
          </w:pPr>
        </w:pPrChange>
      </w:pPr>
      <w:ins w:id="140" w:author="alan" w:date="2024-04-25T13:43:14Z">
        <w:r>
          <w:rPr>
            <w:rFonts w:hint="eastAsia"/>
            <w:lang w:val="en-US" w:eastAsia="zh-CN"/>
          </w:rPr>
          <w:t>Fig</w:t>
        </w:r>
      </w:ins>
      <w:ins w:id="141" w:author="alan" w:date="2024-04-25T13:43:15Z">
        <w:r>
          <w:rPr>
            <w:rFonts w:hint="default"/>
            <w:lang w:val="en-US" w:eastAsia="zh-CN"/>
          </w:rPr>
          <w:t>.</w:t>
        </w:r>
      </w:ins>
      <w:ins w:id="142" w:author="alan" w:date="2024-04-25T13:43:16Z">
        <w:r>
          <w:rPr>
            <w:rFonts w:hint="default"/>
            <w:lang w:val="en-US" w:eastAsia="zh-CN"/>
          </w:rPr>
          <w:t xml:space="preserve">5  </w:t>
        </w:r>
      </w:ins>
      <w:ins w:id="143" w:author="alan" w:date="2024-04-25T13:43:35Z">
        <w:r>
          <w:rPr>
            <w:rFonts w:hint="eastAsia"/>
            <w:lang w:val="en-US" w:eastAsia="zh-CN"/>
          </w:rPr>
          <w:t xml:space="preserve">Absorbance </w:t>
        </w:r>
      </w:ins>
      <w:ins w:id="144" w:author="alan" w:date="2024-04-25T13:43:37Z">
        <w:r>
          <w:rPr>
            <w:rFonts w:hint="default"/>
            <w:lang w:val="en-US" w:eastAsia="zh-CN"/>
          </w:rPr>
          <w:t>c</w:t>
        </w:r>
      </w:ins>
      <w:ins w:id="145" w:author="alan" w:date="2024-04-25T13:43:35Z">
        <w:r>
          <w:rPr>
            <w:rFonts w:hint="eastAsia"/>
            <w:lang w:val="en-US" w:eastAsia="zh-CN"/>
          </w:rPr>
          <w:t>urve</w:t>
        </w:r>
      </w:ins>
      <w:ins w:id="146" w:author="alan" w:date="2024-04-25T13:43:38Z">
        <w:r>
          <w:rPr>
            <w:rFonts w:hint="default"/>
            <w:lang w:val="en-US" w:eastAsia="zh-CN"/>
          </w:rPr>
          <w:t xml:space="preserve"> </w:t>
        </w:r>
      </w:ins>
      <w:ins w:id="147" w:author="alan" w:date="2024-04-25T13:43:39Z">
        <w:r>
          <w:rPr>
            <w:rFonts w:hint="default"/>
            <w:lang w:val="en-US" w:eastAsia="zh-CN"/>
          </w:rPr>
          <w:t xml:space="preserve">for </w:t>
        </w:r>
      </w:ins>
      <w:ins w:id="148" w:author="alan" w:date="2024-04-25T13:43:40Z">
        <w:r>
          <w:rPr>
            <w:rFonts w:hint="default"/>
            <w:lang w:val="en-US" w:eastAsia="zh-CN"/>
          </w:rPr>
          <w:t>a</w:t>
        </w:r>
      </w:ins>
      <w:ins w:id="149" w:author="alan" w:date="2024-04-25T13:43:11Z">
        <w:r>
          <w:rPr>
            <w:rFonts w:hint="eastAsia"/>
            <w:lang w:val="en-US" w:eastAsia="zh-CN"/>
          </w:rPr>
          <w:t xml:space="preserve">mmonium </w:t>
        </w:r>
      </w:ins>
      <w:ins w:id="150" w:author="alan" w:date="2024-04-25T13:43:21Z">
        <w:r>
          <w:rPr>
            <w:rFonts w:hint="default"/>
            <w:lang w:val="en-US" w:eastAsia="zh-CN"/>
          </w:rPr>
          <w:t>n</w:t>
        </w:r>
      </w:ins>
      <w:ins w:id="151" w:author="alan" w:date="2024-04-25T13:43:11Z">
        <w:r>
          <w:rPr>
            <w:rFonts w:hint="eastAsia"/>
            <w:lang w:val="en-US" w:eastAsia="zh-CN"/>
          </w:rPr>
          <w:t>itrogen</w:t>
        </w:r>
      </w:ins>
      <w:ins w:id="152" w:author="alan" w:date="2024-04-25T13:43:54Z">
        <w:r>
          <w:rPr>
            <w:rFonts w:hint="default"/>
            <w:lang w:val="en-US" w:eastAsia="zh-CN"/>
          </w:rPr>
          <w:t xml:space="preserve"> </w:t>
        </w:r>
      </w:ins>
      <w:ins w:id="153" w:author="alan" w:date="2024-04-25T13:43:53Z">
        <w:r>
          <w:rPr>
            <w:rFonts w:hint="default"/>
            <w:lang w:val="en-US" w:eastAsia="zh-CN"/>
          </w:rPr>
          <w:t>analysis</w:t>
        </w:r>
      </w:ins>
    </w:p>
    <w:p>
      <w:pPr>
        <w:pStyle w:val="6"/>
        <w:spacing w:before="0" w:beforeLines="0" w:after="0" w:afterLines="0" w:line="240" w:lineRule="auto"/>
        <w:ind w:firstLine="0" w:firstLineChars="0"/>
        <w:jc w:val="center"/>
        <w:rPr>
          <w:ins w:id="155" w:author="alan" w:date="2024-04-25T13:55:15Z"/>
          <w:rFonts w:hint="default"/>
          <w:lang w:val="en-US" w:eastAsia="zh-CN"/>
        </w:rPr>
        <w:pPrChange w:id="154" w:author="alan" w:date="2024-04-25T13:44:10Z">
          <w:pPr>
            <w:pStyle w:val="6"/>
            <w:spacing w:before="181" w:beforeLines="50" w:after="181" w:afterLines="50"/>
            <w:ind w:firstLine="480" w:firstLineChars="200"/>
          </w:pPr>
        </w:pPrChange>
      </w:pPr>
    </w:p>
    <w:p>
      <w:pPr>
        <w:pStyle w:val="6"/>
        <w:spacing w:before="0" w:beforeLines="0" w:after="0" w:afterLines="0" w:line="240" w:lineRule="auto"/>
        <w:ind w:firstLine="0" w:firstLineChars="0"/>
        <w:jc w:val="center"/>
        <w:rPr>
          <w:ins w:id="157" w:author="alan" w:date="2024-04-25T13:55:16Z"/>
          <w:rFonts w:hint="default"/>
          <w:lang w:val="en-US" w:eastAsia="zh-CN"/>
        </w:rPr>
        <w:pPrChange w:id="156" w:author="alan" w:date="2024-04-25T13:44:10Z">
          <w:pPr>
            <w:pStyle w:val="6"/>
            <w:spacing w:before="181" w:beforeLines="50" w:after="181" w:afterLines="50"/>
            <w:ind w:firstLine="480" w:firstLineChars="200"/>
          </w:pPr>
        </w:pPrChange>
      </w:pPr>
    </w:p>
    <w:p>
      <w:pPr>
        <w:spacing w:before="0" w:beforeLines="0" w:after="0" w:afterLines="0" w:line="240" w:lineRule="auto"/>
        <w:ind w:firstLine="0" w:firstLineChars="0"/>
        <w:jc w:val="center"/>
        <w:rPr>
          <w:ins w:id="158" w:author="alan" w:date="2024-04-25T13:59:15Z"/>
          <w:rFonts w:hint="eastAsia"/>
          <w:i w:val="0"/>
          <w:iCs w:val="0"/>
          <w:vertAlign w:val="baseline"/>
          <w:lang w:val="en-US" w:eastAsia="zh-CN"/>
        </w:rPr>
      </w:pPr>
      <w:ins w:id="159" w:author="alan" w:date="2024-04-25T13:59:15Z">
        <w:r>
          <w:rPr>
            <w:rFonts w:hint="eastAsia"/>
            <w:i w:val="0"/>
            <w:iCs w:val="0"/>
            <w:vertAlign w:val="baseline"/>
            <w:lang w:val="en-US" w:eastAsia="zh-CN"/>
          </w:rPr>
          <w:t>表</w:t>
        </w:r>
      </w:ins>
      <w:ins w:id="160" w:author="alan" w:date="2024-04-25T13:59:18Z">
        <w:r>
          <w:rPr>
            <w:rFonts w:hint="default"/>
            <w:i w:val="0"/>
            <w:iCs w:val="0"/>
            <w:vertAlign w:val="baseline"/>
            <w:lang w:val="en-US" w:eastAsia="zh-CN"/>
          </w:rPr>
          <w:t>3</w:t>
        </w:r>
      </w:ins>
      <w:ins w:id="161" w:author="alan" w:date="2024-04-25T13:59:15Z">
        <w:r>
          <w:rPr>
            <w:rFonts w:hint="eastAsia"/>
            <w:i w:val="0"/>
            <w:iCs w:val="0"/>
            <w:vertAlign w:val="baseline"/>
            <w:lang w:val="en-US" w:eastAsia="zh-CN"/>
          </w:rPr>
          <w:t xml:space="preserve">  纤维板水热液与木糖共水热</w:t>
        </w:r>
      </w:ins>
      <w:ins w:id="162" w:author="alan" w:date="2024-04-25T13:59:27Z">
        <w:r>
          <w:rPr>
            <w:rFonts w:hint="eastAsia"/>
            <w:i w:val="0"/>
            <w:iCs w:val="0"/>
            <w:vertAlign w:val="baseline"/>
            <w:lang w:val="en-US" w:eastAsia="zh-CN"/>
          </w:rPr>
          <w:t>液相</w:t>
        </w:r>
      </w:ins>
      <w:ins w:id="163" w:author="alan" w:date="2024-04-25T13:59:15Z">
        <w:r>
          <w:rPr>
            <w:rFonts w:hint="eastAsia"/>
            <w:i w:val="0"/>
            <w:iCs w:val="0"/>
            <w:vertAlign w:val="baseline"/>
            <w:lang w:val="en-US" w:eastAsia="zh-CN"/>
          </w:rPr>
          <w:t>产物</w:t>
        </w:r>
      </w:ins>
      <w:ins w:id="164" w:author="alan" w:date="2024-04-25T13:59:43Z">
        <w:r>
          <w:rPr>
            <w:rFonts w:hint="eastAsia"/>
            <w:i w:val="0"/>
            <w:iCs w:val="0"/>
            <w:vertAlign w:val="baseline"/>
            <w:lang w:val="en-US" w:eastAsia="zh-CN"/>
          </w:rPr>
          <w:t>中</w:t>
        </w:r>
      </w:ins>
      <w:ins w:id="165" w:author="alan" w:date="2024-04-25T13:59:44Z">
        <w:r>
          <w:rPr>
            <w:rFonts w:hint="eastAsia"/>
            <w:i w:val="0"/>
            <w:iCs w:val="0"/>
            <w:vertAlign w:val="baseline"/>
            <w:lang w:val="en-US" w:eastAsia="zh-CN"/>
          </w:rPr>
          <w:t>氮的</w:t>
        </w:r>
      </w:ins>
      <w:ins w:id="166" w:author="alan" w:date="2024-04-25T13:59:45Z">
        <w:r>
          <w:rPr>
            <w:rFonts w:hint="eastAsia"/>
            <w:i w:val="0"/>
            <w:iCs w:val="0"/>
            <w:vertAlign w:val="baseline"/>
            <w:lang w:val="en-US" w:eastAsia="zh-CN"/>
          </w:rPr>
          <w:t>质量</w:t>
        </w:r>
      </w:ins>
    </w:p>
    <w:p>
      <w:pPr>
        <w:spacing w:before="0" w:beforeLines="0" w:after="0" w:afterLines="0" w:line="240" w:lineRule="auto"/>
        <w:ind w:firstLine="0" w:firstLineChars="0"/>
        <w:jc w:val="center"/>
        <w:rPr>
          <w:ins w:id="168" w:author="alan" w:date="2024-04-25T13:44:13Z"/>
          <w:rFonts w:hint="default"/>
          <w:lang w:val="en-US" w:eastAsia="zh-CN"/>
        </w:rPr>
        <w:pPrChange w:id="167" w:author="alan" w:date="2024-04-25T14:01:46Z">
          <w:pPr>
            <w:pStyle w:val="6"/>
            <w:spacing w:before="181" w:beforeLines="50" w:after="181" w:afterLines="50"/>
            <w:ind w:firstLine="480" w:firstLineChars="200"/>
          </w:pPr>
        </w:pPrChange>
      </w:pPr>
      <w:ins w:id="169" w:author="alan" w:date="2024-04-25T13:59:15Z">
        <w:r>
          <w:rPr>
            <w:rFonts w:hint="default"/>
            <w:i w:val="0"/>
            <w:iCs w:val="0"/>
            <w:vertAlign w:val="baseline"/>
            <w:lang w:val="en-US" w:eastAsia="zh-CN"/>
          </w:rPr>
          <w:t>Tab.</w:t>
        </w:r>
      </w:ins>
      <w:ins w:id="170" w:author="alan" w:date="2024-04-25T13:59:53Z">
        <w:r>
          <w:rPr>
            <w:rFonts w:hint="eastAsia"/>
            <w:i w:val="0"/>
            <w:iCs w:val="0"/>
            <w:vertAlign w:val="baseline"/>
            <w:lang w:val="en-US" w:eastAsia="zh-CN"/>
          </w:rPr>
          <w:t>3</w:t>
        </w:r>
      </w:ins>
      <w:ins w:id="171" w:author="alan" w:date="2024-04-25T13:59:15Z">
        <w:r>
          <w:rPr>
            <w:rFonts w:hint="default"/>
            <w:i w:val="0"/>
            <w:iCs w:val="0"/>
            <w:vertAlign w:val="baseline"/>
            <w:lang w:val="en-US" w:eastAsia="zh-CN"/>
          </w:rPr>
          <w:t xml:space="preserve">  </w:t>
        </w:r>
      </w:ins>
      <w:ins w:id="172" w:author="alan" w:date="2024-04-25T14:00:27Z">
        <w:r>
          <w:rPr>
            <w:rFonts w:hint="default"/>
            <w:i w:val="0"/>
            <w:iCs w:val="0"/>
            <w:vertAlign w:val="baseline"/>
            <w:lang w:val="en-US" w:eastAsia="zh-CN"/>
          </w:rPr>
          <w:t xml:space="preserve">Nitrogen </w:t>
        </w:r>
      </w:ins>
      <w:ins w:id="173" w:author="alan" w:date="2024-04-25T14:00:50Z">
        <w:r>
          <w:rPr>
            <w:rFonts w:hint="eastAsia"/>
            <w:i w:val="0"/>
            <w:iCs w:val="0"/>
            <w:vertAlign w:val="baseline"/>
            <w:lang w:val="en-US" w:eastAsia="zh-CN"/>
          </w:rPr>
          <w:t>m</w:t>
        </w:r>
      </w:ins>
      <w:ins w:id="174" w:author="alan" w:date="2024-04-25T14:00:27Z">
        <w:r>
          <w:rPr>
            <w:rFonts w:hint="default"/>
            <w:i w:val="0"/>
            <w:iCs w:val="0"/>
            <w:vertAlign w:val="baseline"/>
            <w:lang w:val="en-US" w:eastAsia="zh-CN"/>
          </w:rPr>
          <w:t xml:space="preserve">ass in </w:t>
        </w:r>
      </w:ins>
      <w:ins w:id="175" w:author="alan" w:date="2024-04-25T14:00:53Z">
        <w:r>
          <w:rPr>
            <w:rFonts w:hint="eastAsia"/>
            <w:i w:val="0"/>
            <w:iCs w:val="0"/>
            <w:vertAlign w:val="baseline"/>
            <w:lang w:val="en-US" w:eastAsia="zh-CN"/>
          </w:rPr>
          <w:t>h</w:t>
        </w:r>
      </w:ins>
      <w:ins w:id="176" w:author="alan" w:date="2024-04-25T14:00:27Z">
        <w:r>
          <w:rPr>
            <w:rFonts w:hint="default"/>
            <w:i w:val="0"/>
            <w:iCs w:val="0"/>
            <w:vertAlign w:val="baseline"/>
            <w:lang w:val="en-US" w:eastAsia="zh-CN"/>
          </w:rPr>
          <w:t xml:space="preserve">ydrothermal </w:t>
        </w:r>
      </w:ins>
      <w:ins w:id="177" w:author="alan" w:date="2024-04-25T14:00:45Z">
        <w:r>
          <w:rPr>
            <w:rFonts w:hint="eastAsia"/>
            <w:i w:val="0"/>
            <w:iCs w:val="0"/>
            <w:vertAlign w:val="baseline"/>
            <w:lang w:val="en-US" w:eastAsia="zh-CN"/>
          </w:rPr>
          <w:t>solution</w:t>
        </w:r>
      </w:ins>
      <w:ins w:id="178" w:author="alan" w:date="2024-04-25T14:00:27Z">
        <w:r>
          <w:rPr>
            <w:rFonts w:hint="default"/>
            <w:i w:val="0"/>
            <w:iCs w:val="0"/>
            <w:vertAlign w:val="baseline"/>
            <w:lang w:val="en-US" w:eastAsia="zh-CN"/>
          </w:rPr>
          <w:t xml:space="preserve"> from </w:t>
        </w:r>
      </w:ins>
      <w:ins w:id="179" w:author="alan" w:date="2024-04-25T14:01:14Z">
        <w:r>
          <w:rPr>
            <w:rFonts w:hint="default"/>
            <w:i w:val="0"/>
            <w:iCs w:val="0"/>
            <w:vertAlign w:val="baseline"/>
            <w:lang w:val="en-US" w:eastAsia="zh-CN"/>
          </w:rPr>
          <w:t xml:space="preserve">hydrothermal treatment of fiberboard </w:t>
        </w:r>
      </w:ins>
      <w:ins w:id="180" w:author="alan" w:date="2024-04-25T14:01:14Z">
        <w:r>
          <w:rPr>
            <w:rFonts w:hint="default"/>
            <w:lang w:val="en-US" w:eastAsia="zh-CN"/>
          </w:rPr>
          <w:t>hydrothermal solution</w:t>
        </w:r>
      </w:ins>
      <w:ins w:id="181" w:author="alan" w:date="2024-04-25T14:01:14Z">
        <w:r>
          <w:rPr>
            <w:rFonts w:hint="default"/>
            <w:i w:val="0"/>
            <w:iCs w:val="0"/>
            <w:vertAlign w:val="baseline"/>
            <w:lang w:val="en-US" w:eastAsia="zh-CN"/>
          </w:rPr>
          <w:t xml:space="preserve"> and xylose</w:t>
        </w:r>
      </w:ins>
    </w:p>
    <w:p>
      <w:pPr>
        <w:pStyle w:val="6"/>
        <w:spacing w:before="0" w:beforeLines="0" w:after="0" w:afterLines="0" w:line="240" w:lineRule="auto"/>
        <w:ind w:firstLine="0" w:firstLineChars="0"/>
        <w:jc w:val="center"/>
        <w:rPr>
          <w:ins w:id="183" w:author="alan" w:date="2024-04-25T13:41:40Z"/>
          <w:rFonts w:hint="eastAsia"/>
          <w:lang w:val="en-US" w:eastAsia="zh-CN"/>
        </w:rPr>
        <w:pPrChange w:id="182" w:author="alan" w:date="2024-04-25T13:44:10Z">
          <w:pPr>
            <w:pStyle w:val="6"/>
            <w:spacing w:before="181" w:beforeLines="50" w:after="181" w:afterLines="50"/>
            <w:ind w:firstLine="480" w:firstLineChars="200"/>
          </w:pPr>
        </w:pPrChange>
      </w:pPr>
    </w:p>
    <w:tbl>
      <w:tblPr>
        <w:tblStyle w:val="13"/>
        <w:tblW w:w="2712"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23"/>
        <w:gridCol w:w="1483"/>
        <w:gridCol w:w="1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ins w:id="184" w:author="alan" w:date="2024-04-25T13:55:12Z"/>
        </w:trPr>
        <w:tc>
          <w:tcPr>
            <w:tcW w:w="227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ins w:id="185" w:author="alan" w:date="2024-04-25T13:55:12Z"/>
                <w:rFonts w:hint="default" w:ascii="Times New Roman" w:hAnsi="Times New Roman" w:cs="Times New Roman"/>
                <w:i w:val="0"/>
                <w:iCs w:val="0"/>
                <w:color w:val="000000"/>
                <w:sz w:val="24"/>
                <w:szCs w:val="24"/>
                <w:u w:val="none"/>
                <w:lang w:val="en-US"/>
              </w:rPr>
            </w:pPr>
            <w:ins w:id="186" w:author="alan" w:date="2024-04-25T13:55:12Z">
              <w:r>
                <w:rPr>
                  <w:rFonts w:hint="default" w:ascii="Times New Roman" w:hAnsi="Times New Roman" w:eastAsia="宋体" w:cs="Times New Roman"/>
                  <w:i w:val="0"/>
                  <w:iCs w:val="0"/>
                  <w:color w:val="000000"/>
                  <w:kern w:val="0"/>
                  <w:sz w:val="24"/>
                  <w:szCs w:val="24"/>
                  <w:u w:val="none"/>
                  <w:lang w:val="en-US" w:eastAsia="zh-CN" w:bidi="ar"/>
                </w:rPr>
                <w:t>共热反应</w:t>
              </w:r>
            </w:ins>
            <w:ins w:id="187" w:author="alan" w:date="2024-04-25T13:55:12Z">
              <w:r>
                <w:rPr>
                  <w:rFonts w:hint="eastAsia" w:ascii="Times New Roman" w:hAnsi="Times New Roman" w:eastAsia="宋体" w:cs="Times New Roman"/>
                  <w:i w:val="0"/>
                  <w:iCs w:val="0"/>
                  <w:color w:val="000000"/>
                  <w:kern w:val="0"/>
                  <w:sz w:val="24"/>
                  <w:szCs w:val="24"/>
                  <w:u w:val="none"/>
                  <w:lang w:val="en-US" w:eastAsia="zh-CN" w:bidi="ar"/>
                </w:rPr>
                <w:t>温度</w:t>
              </w:r>
            </w:ins>
          </w:p>
        </w:tc>
        <w:tc>
          <w:tcPr>
            <w:tcW w:w="1227"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88" w:author="alan" w:date="2024-04-25T13:55:12Z"/>
                <w:rFonts w:hint="default" w:ascii="Times New Roman" w:hAnsi="Times New Roman" w:cs="Times New Roman"/>
                <w:i w:val="0"/>
                <w:iCs w:val="0"/>
                <w:color w:val="000000"/>
                <w:sz w:val="24"/>
                <w:szCs w:val="24"/>
                <w:u w:val="none"/>
                <w:lang w:val="en-US"/>
              </w:rPr>
            </w:pPr>
            <w:ins w:id="189" w:author="alan" w:date="2024-04-25T14:02:27Z">
              <w:r>
                <w:rPr>
                  <w:rFonts w:hint="eastAsia" w:eastAsia="宋体" w:cs="Times New Roman"/>
                  <w:i w:val="0"/>
                  <w:iCs w:val="0"/>
                  <w:color w:val="000000"/>
                  <w:kern w:val="0"/>
                  <w:sz w:val="24"/>
                  <w:szCs w:val="24"/>
                  <w:u w:val="none"/>
                  <w:lang w:val="en-US" w:eastAsia="zh-CN" w:bidi="ar"/>
                </w:rPr>
                <w:t>总氮</w:t>
              </w:r>
            </w:ins>
            <w:ins w:id="190" w:author="alan" w:date="2024-04-25T14:02:20Z">
              <w:r>
                <w:rPr>
                  <w:rFonts w:hint="eastAsia" w:eastAsia="宋体" w:cs="Times New Roman"/>
                  <w:i w:val="0"/>
                  <w:iCs w:val="0"/>
                  <w:color w:val="000000"/>
                  <w:kern w:val="0"/>
                  <w:sz w:val="24"/>
                  <w:szCs w:val="24"/>
                  <w:u w:val="none"/>
                  <w:vertAlign w:val="baseline"/>
                  <w:lang w:val="en-US" w:eastAsia="zh-CN" w:bidi="ar"/>
                </w:rPr>
                <w:t>（m</w:t>
              </w:r>
            </w:ins>
            <w:ins w:id="191" w:author="alan" w:date="2024-04-25T14:02:20Z">
              <w:r>
                <w:rPr>
                  <w:rFonts w:hint="default" w:eastAsia="宋体" w:cs="Times New Roman"/>
                  <w:i w:val="0"/>
                  <w:iCs w:val="0"/>
                  <w:color w:val="000000"/>
                  <w:kern w:val="0"/>
                  <w:sz w:val="24"/>
                  <w:szCs w:val="24"/>
                  <w:u w:val="none"/>
                  <w:vertAlign w:val="baseline"/>
                  <w:lang w:val="en-US" w:eastAsia="zh-CN" w:bidi="ar"/>
                </w:rPr>
                <w:t>g</w:t>
              </w:r>
            </w:ins>
            <w:ins w:id="192" w:author="alan" w:date="2024-04-25T14:02:20Z">
              <w:r>
                <w:rPr>
                  <w:rFonts w:hint="eastAsia" w:eastAsia="宋体" w:cs="Times New Roman"/>
                  <w:i w:val="0"/>
                  <w:iCs w:val="0"/>
                  <w:color w:val="000000"/>
                  <w:kern w:val="0"/>
                  <w:sz w:val="24"/>
                  <w:szCs w:val="24"/>
                  <w:u w:val="none"/>
                  <w:vertAlign w:val="baseline"/>
                  <w:lang w:val="en-US" w:eastAsia="zh-CN" w:bidi="ar"/>
                </w:rPr>
                <w:t>）</w:t>
              </w:r>
            </w:ins>
          </w:p>
        </w:tc>
        <w:tc>
          <w:tcPr>
            <w:tcW w:w="1498"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both"/>
              <w:textAlignment w:val="center"/>
              <w:rPr>
                <w:ins w:id="194" w:author="alan" w:date="2024-04-25T13:55:12Z"/>
                <w:rFonts w:hint="default" w:ascii="Times New Roman" w:hAnsi="Times New Roman" w:cs="Times New Roman"/>
                <w:i w:val="0"/>
                <w:iCs w:val="0"/>
                <w:color w:val="000000"/>
                <w:sz w:val="24"/>
                <w:szCs w:val="24"/>
                <w:u w:val="none"/>
                <w:lang w:val="en-US"/>
              </w:rPr>
              <w:pPrChange w:id="193" w:author="alan" w:date="2024-04-25T14:02:51Z">
                <w:pPr>
                  <w:pStyle w:val="6"/>
                  <w:keepNext w:val="0"/>
                  <w:keepLines w:val="0"/>
                  <w:widowControl/>
                  <w:suppressLineNumbers w:val="0"/>
                  <w:spacing w:line="240" w:lineRule="auto"/>
                  <w:ind w:left="0" w:leftChars="0" w:firstLine="0" w:firstLineChars="0"/>
                  <w:jc w:val="center"/>
                  <w:textAlignment w:val="center"/>
                </w:pPr>
              </w:pPrChange>
            </w:pPr>
            <w:ins w:id="195" w:author="alan" w:date="2024-04-25T14:02:56Z">
              <w:r>
                <w:rPr>
                  <w:rFonts w:hint="eastAsia" w:eastAsia="宋体" w:cs="Times New Roman"/>
                  <w:i w:val="0"/>
                  <w:iCs w:val="0"/>
                  <w:color w:val="000000"/>
                  <w:kern w:val="0"/>
                  <w:sz w:val="24"/>
                  <w:szCs w:val="24"/>
                  <w:u w:val="none"/>
                  <w:vertAlign w:val="baseline"/>
                  <w:lang w:val="en-US" w:eastAsia="zh-CN" w:bidi="ar"/>
                </w:rPr>
                <w:t>铵氮</w:t>
              </w:r>
            </w:ins>
            <w:ins w:id="196" w:author="alan" w:date="2024-04-25T13:57:34Z">
              <w:r>
                <w:rPr>
                  <w:rFonts w:hint="eastAsia" w:eastAsia="宋体" w:cs="Times New Roman"/>
                  <w:i w:val="0"/>
                  <w:iCs w:val="0"/>
                  <w:color w:val="000000"/>
                  <w:kern w:val="0"/>
                  <w:sz w:val="24"/>
                  <w:szCs w:val="24"/>
                  <w:u w:val="none"/>
                  <w:vertAlign w:val="baseline"/>
                  <w:lang w:val="en-US" w:eastAsia="zh-CN" w:bidi="ar"/>
                  <w:rPrChange w:id="197" w:author="alan" w:date="2024-04-25T13:57:37Z">
                    <w:rPr>
                      <w:rFonts w:hint="eastAsia" w:eastAsia="宋体" w:cs="Times New Roman"/>
                      <w:i w:val="0"/>
                      <w:iCs w:val="0"/>
                      <w:color w:val="000000"/>
                      <w:kern w:val="0"/>
                      <w:sz w:val="24"/>
                      <w:szCs w:val="24"/>
                      <w:u w:val="none"/>
                      <w:vertAlign w:val="superscript"/>
                      <w:lang w:val="en-US" w:eastAsia="zh-CN" w:bidi="ar"/>
                    </w:rPr>
                  </w:rPrChange>
                </w:rPr>
                <w:t>（</w:t>
              </w:r>
            </w:ins>
            <w:ins w:id="198" w:author="alan" w:date="2024-04-25T14:02:16Z">
              <w:r>
                <w:rPr>
                  <w:rFonts w:hint="eastAsia" w:eastAsia="宋体" w:cs="Times New Roman"/>
                  <w:i w:val="0"/>
                  <w:iCs w:val="0"/>
                  <w:color w:val="000000"/>
                  <w:kern w:val="0"/>
                  <w:sz w:val="24"/>
                  <w:szCs w:val="24"/>
                  <w:u w:val="none"/>
                  <w:vertAlign w:val="baseline"/>
                  <w:lang w:val="en-US" w:eastAsia="zh-CN" w:bidi="ar"/>
                </w:rPr>
                <w:t>m</w:t>
              </w:r>
            </w:ins>
            <w:ins w:id="199" w:author="alan" w:date="2024-04-25T13:57:45Z">
              <w:r>
                <w:rPr>
                  <w:rFonts w:hint="default" w:eastAsia="宋体" w:cs="Times New Roman"/>
                  <w:i w:val="0"/>
                  <w:iCs w:val="0"/>
                  <w:color w:val="000000"/>
                  <w:kern w:val="0"/>
                  <w:sz w:val="24"/>
                  <w:szCs w:val="24"/>
                  <w:u w:val="none"/>
                  <w:vertAlign w:val="baseline"/>
                  <w:lang w:val="en-US" w:eastAsia="zh-CN" w:bidi="ar"/>
                </w:rPr>
                <w:t>g</w:t>
              </w:r>
            </w:ins>
            <w:ins w:id="200" w:author="alan" w:date="2024-04-25T13:57:35Z">
              <w:r>
                <w:rPr>
                  <w:rFonts w:hint="eastAsia" w:eastAsia="宋体" w:cs="Times New Roman"/>
                  <w:i w:val="0"/>
                  <w:iCs w:val="0"/>
                  <w:color w:val="000000"/>
                  <w:kern w:val="0"/>
                  <w:sz w:val="24"/>
                  <w:szCs w:val="24"/>
                  <w:u w:val="none"/>
                  <w:vertAlign w:val="baseline"/>
                  <w:lang w:val="en-US" w:eastAsia="zh-CN" w:bidi="ar"/>
                  <w:rPrChange w:id="201" w:author="alan" w:date="2024-04-25T13:57:37Z">
                    <w:rPr>
                      <w:rFonts w:hint="eastAsia" w:eastAsia="宋体" w:cs="Times New Roman"/>
                      <w:i w:val="0"/>
                      <w:iCs w:val="0"/>
                      <w:color w:val="000000"/>
                      <w:kern w:val="0"/>
                      <w:sz w:val="24"/>
                      <w:szCs w:val="24"/>
                      <w:u w:val="none"/>
                      <w:vertAlign w:val="superscript"/>
                      <w:lang w:val="en-US" w:eastAsia="zh-CN" w:bidi="ar"/>
                    </w:rPr>
                  </w:rPrChange>
                </w:rPr>
                <w:t>）</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202" w:author="alan" w:date="2024-04-25T13:55:12Z"/>
        </w:trPr>
        <w:tc>
          <w:tcPr>
            <w:tcW w:w="227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03" w:author="alan" w:date="2024-04-25T13:55:12Z"/>
                <w:rFonts w:hint="default" w:ascii="Times New Roman" w:hAnsi="Times New Roman" w:cs="Times New Roman"/>
                <w:i w:val="0"/>
                <w:iCs w:val="0"/>
                <w:color w:val="000000"/>
                <w:sz w:val="24"/>
                <w:szCs w:val="24"/>
                <w:u w:val="none"/>
              </w:rPr>
            </w:pPr>
            <w:ins w:id="204" w:author="alan" w:date="2024-04-25T13:55:12Z">
              <w:r>
                <w:rPr>
                  <w:rFonts w:hint="default" w:ascii="Times New Roman" w:hAnsi="Times New Roman" w:eastAsia="宋体" w:cs="Times New Roman"/>
                  <w:i w:val="0"/>
                  <w:iCs w:val="0"/>
                  <w:color w:val="000000"/>
                  <w:kern w:val="0"/>
                  <w:sz w:val="24"/>
                  <w:szCs w:val="24"/>
                  <w:u w:val="none"/>
                  <w:lang w:val="en-US" w:eastAsia="zh-CN" w:bidi="ar"/>
                </w:rPr>
                <w:t>180</w:t>
              </w:r>
            </w:ins>
            <w:ins w:id="205"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06" w:author="alan" w:date="2024-04-25T13:55:12Z"/>
                <w:rFonts w:hint="default" w:ascii="Times New Roman" w:hAnsi="Times New Roman" w:cs="Times New Roman"/>
                <w:i w:val="0"/>
                <w:iCs w:val="0"/>
                <w:color w:val="000000"/>
                <w:sz w:val="24"/>
                <w:szCs w:val="24"/>
                <w:u w:val="none"/>
                <w:lang w:val="en-US"/>
              </w:rPr>
            </w:pPr>
            <w:ins w:id="207" w:author="alan" w:date="2024-04-25T13:58:11Z">
              <w:r>
                <w:rPr>
                  <w:rFonts w:hint="default" w:cs="Times New Roman"/>
                  <w:i w:val="0"/>
                  <w:iCs w:val="0"/>
                  <w:color w:val="000000"/>
                  <w:sz w:val="24"/>
                  <w:szCs w:val="24"/>
                  <w:u w:val="none"/>
                  <w:lang w:val="en-US"/>
                </w:rPr>
                <w:t>58.</w:t>
              </w:r>
            </w:ins>
            <w:ins w:id="208" w:author="alan" w:date="2024-04-25T13:58:12Z">
              <w:r>
                <w:rPr>
                  <w:rFonts w:hint="default" w:cs="Times New Roman"/>
                  <w:i w:val="0"/>
                  <w:iCs w:val="0"/>
                  <w:color w:val="000000"/>
                  <w:sz w:val="24"/>
                  <w:szCs w:val="24"/>
                  <w:u w:val="none"/>
                  <w:lang w:val="en-US"/>
                </w:rPr>
                <w:t>1</w:t>
              </w:r>
            </w:ins>
          </w:p>
        </w:tc>
        <w:tc>
          <w:tcPr>
            <w:tcW w:w="1498"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09" w:author="alan" w:date="2024-04-25T13:55:12Z"/>
                <w:rFonts w:hint="default" w:ascii="Times New Roman" w:hAnsi="Times New Roman" w:cs="Times New Roman"/>
                <w:i w:val="0"/>
                <w:iCs w:val="0"/>
                <w:color w:val="000000"/>
                <w:sz w:val="24"/>
                <w:szCs w:val="24"/>
                <w:u w:val="none"/>
                <w:lang w:val="en-US"/>
              </w:rPr>
            </w:pPr>
            <w:ins w:id="210" w:author="alan" w:date="2024-04-25T13:58:40Z">
              <w:r>
                <w:rPr>
                  <w:rFonts w:hint="default" w:eastAsia="宋体" w:cs="Times New Roman"/>
                  <w:i w:val="0"/>
                  <w:iCs w:val="0"/>
                  <w:color w:val="000000"/>
                  <w:kern w:val="0"/>
                  <w:sz w:val="24"/>
                  <w:szCs w:val="24"/>
                  <w:u w:val="none"/>
                  <w:lang w:val="en-US" w:eastAsia="zh-CN" w:bidi="ar"/>
                </w:rPr>
                <w:t>11.</w:t>
              </w:r>
            </w:ins>
            <w:ins w:id="211" w:author="alan" w:date="2024-04-25T13:58:41Z">
              <w:r>
                <w:rPr>
                  <w:rFonts w:hint="default" w:eastAsia="宋体" w:cs="Times New Roman"/>
                  <w:i w:val="0"/>
                  <w:iCs w:val="0"/>
                  <w:color w:val="000000"/>
                  <w:kern w:val="0"/>
                  <w:sz w:val="24"/>
                  <w:szCs w:val="24"/>
                  <w:u w:val="none"/>
                  <w:lang w:val="en-US" w:eastAsia="zh-CN" w:bidi="ar"/>
                </w:rPr>
                <w:t>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212"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13" w:author="alan" w:date="2024-04-25T13:55:12Z"/>
                <w:rFonts w:hint="default" w:ascii="Times New Roman" w:hAnsi="Times New Roman" w:cs="Times New Roman"/>
                <w:i w:val="0"/>
                <w:iCs w:val="0"/>
                <w:color w:val="000000"/>
                <w:sz w:val="24"/>
                <w:szCs w:val="24"/>
                <w:u w:val="none"/>
              </w:rPr>
            </w:pPr>
            <w:ins w:id="214" w:author="alan" w:date="2024-04-25T13:55:12Z">
              <w:r>
                <w:rPr>
                  <w:rFonts w:hint="default" w:ascii="Times New Roman" w:hAnsi="Times New Roman" w:eastAsia="宋体" w:cs="Times New Roman"/>
                  <w:i w:val="0"/>
                  <w:iCs w:val="0"/>
                  <w:color w:val="000000"/>
                  <w:kern w:val="0"/>
                  <w:sz w:val="24"/>
                  <w:szCs w:val="24"/>
                  <w:u w:val="none"/>
                  <w:lang w:val="en-US" w:eastAsia="zh-CN" w:bidi="ar"/>
                </w:rPr>
                <w:t>200</w:t>
              </w:r>
            </w:ins>
            <w:ins w:id="215"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16" w:author="alan" w:date="2024-04-25T13:55:12Z"/>
                <w:rFonts w:hint="default" w:ascii="Times New Roman" w:hAnsi="Times New Roman" w:cs="Times New Roman"/>
                <w:i w:val="0"/>
                <w:iCs w:val="0"/>
                <w:color w:val="000000"/>
                <w:sz w:val="24"/>
                <w:szCs w:val="24"/>
                <w:u w:val="none"/>
                <w:lang w:val="en-US"/>
              </w:rPr>
            </w:pPr>
            <w:ins w:id="217" w:author="alan" w:date="2024-04-25T13:58:16Z">
              <w:r>
                <w:rPr>
                  <w:rFonts w:hint="default" w:eastAsia="宋体" w:cs="Times New Roman"/>
                  <w:i w:val="0"/>
                  <w:iCs w:val="0"/>
                  <w:color w:val="000000"/>
                  <w:kern w:val="0"/>
                  <w:sz w:val="24"/>
                  <w:szCs w:val="24"/>
                  <w:u w:val="none"/>
                  <w:lang w:val="en-US" w:eastAsia="zh-CN" w:bidi="ar"/>
                </w:rPr>
                <w:t>52.</w:t>
              </w:r>
            </w:ins>
            <w:ins w:id="218" w:author="alan" w:date="2024-04-25T13:58:18Z">
              <w:r>
                <w:rPr>
                  <w:rFonts w:hint="default" w:eastAsia="宋体" w:cs="Times New Roman"/>
                  <w:i w:val="0"/>
                  <w:iCs w:val="0"/>
                  <w:color w:val="000000"/>
                  <w:kern w:val="0"/>
                  <w:sz w:val="24"/>
                  <w:szCs w:val="24"/>
                  <w:u w:val="none"/>
                  <w:lang w:val="en-US" w:eastAsia="zh-CN" w:bidi="ar"/>
                </w:rPr>
                <w:t>4</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19" w:author="alan" w:date="2024-04-25T13:55:12Z"/>
                <w:rFonts w:hint="default" w:ascii="Times New Roman" w:hAnsi="Times New Roman" w:cs="Times New Roman"/>
                <w:i w:val="0"/>
                <w:iCs w:val="0"/>
                <w:color w:val="000000"/>
                <w:sz w:val="24"/>
                <w:szCs w:val="24"/>
                <w:u w:val="none"/>
                <w:lang w:val="en-US"/>
              </w:rPr>
            </w:pPr>
            <w:ins w:id="220" w:author="alan" w:date="2024-04-25T13:58:44Z">
              <w:r>
                <w:rPr>
                  <w:rFonts w:hint="default" w:eastAsia="宋体" w:cs="Times New Roman"/>
                  <w:i w:val="0"/>
                  <w:iCs w:val="0"/>
                  <w:color w:val="000000"/>
                  <w:kern w:val="0"/>
                  <w:sz w:val="24"/>
                  <w:szCs w:val="24"/>
                  <w:u w:val="none"/>
                  <w:lang w:val="en-US" w:eastAsia="zh-CN" w:bidi="ar"/>
                </w:rPr>
                <w:t>8.1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221"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22" w:author="alan" w:date="2024-04-25T13:55:12Z"/>
                <w:rFonts w:hint="default" w:ascii="Times New Roman" w:hAnsi="Times New Roman" w:cs="Times New Roman"/>
                <w:i w:val="0"/>
                <w:iCs w:val="0"/>
                <w:color w:val="000000"/>
                <w:sz w:val="24"/>
                <w:szCs w:val="24"/>
                <w:u w:val="none"/>
              </w:rPr>
            </w:pPr>
            <w:ins w:id="223" w:author="alan" w:date="2024-04-25T13:55:12Z">
              <w:r>
                <w:rPr>
                  <w:rFonts w:hint="default" w:ascii="Times New Roman" w:hAnsi="Times New Roman" w:eastAsia="宋体" w:cs="Times New Roman"/>
                  <w:i w:val="0"/>
                  <w:iCs w:val="0"/>
                  <w:color w:val="000000"/>
                  <w:kern w:val="0"/>
                  <w:sz w:val="24"/>
                  <w:szCs w:val="24"/>
                  <w:u w:val="none"/>
                  <w:lang w:val="en-US" w:eastAsia="zh-CN" w:bidi="ar"/>
                </w:rPr>
                <w:t>220</w:t>
              </w:r>
            </w:ins>
            <w:ins w:id="224"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25" w:author="alan" w:date="2024-04-25T13:55:12Z"/>
                <w:rFonts w:hint="default" w:ascii="Times New Roman" w:hAnsi="Times New Roman" w:cs="Times New Roman"/>
                <w:i w:val="0"/>
                <w:iCs w:val="0"/>
                <w:color w:val="000000"/>
                <w:sz w:val="24"/>
                <w:szCs w:val="24"/>
                <w:u w:val="none"/>
                <w:lang w:val="en-US"/>
              </w:rPr>
            </w:pPr>
            <w:ins w:id="226" w:author="alan" w:date="2024-04-25T13:58:22Z">
              <w:r>
                <w:rPr>
                  <w:rFonts w:hint="default" w:eastAsia="宋体" w:cs="Times New Roman"/>
                  <w:i w:val="0"/>
                  <w:iCs w:val="0"/>
                  <w:color w:val="000000"/>
                  <w:kern w:val="0"/>
                  <w:sz w:val="24"/>
                  <w:szCs w:val="24"/>
                  <w:u w:val="none"/>
                  <w:lang w:val="en-US" w:eastAsia="zh-CN" w:bidi="ar"/>
                </w:rPr>
                <w:t>49.</w:t>
              </w:r>
            </w:ins>
            <w:ins w:id="227" w:author="alan" w:date="2024-04-25T13:58:23Z">
              <w:r>
                <w:rPr>
                  <w:rFonts w:hint="default" w:eastAsia="宋体" w:cs="Times New Roman"/>
                  <w:i w:val="0"/>
                  <w:iCs w:val="0"/>
                  <w:color w:val="000000"/>
                  <w:kern w:val="0"/>
                  <w:sz w:val="24"/>
                  <w:szCs w:val="24"/>
                  <w:u w:val="none"/>
                  <w:lang w:val="en-US" w:eastAsia="zh-CN" w:bidi="ar"/>
                </w:rPr>
                <w:t>7</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28" w:author="alan" w:date="2024-04-25T13:55:12Z"/>
                <w:rFonts w:hint="default" w:ascii="Times New Roman" w:hAnsi="Times New Roman" w:cs="Times New Roman"/>
                <w:i w:val="0"/>
                <w:iCs w:val="0"/>
                <w:color w:val="000000"/>
                <w:sz w:val="24"/>
                <w:szCs w:val="24"/>
                <w:u w:val="none"/>
                <w:lang w:val="en-US"/>
              </w:rPr>
            </w:pPr>
            <w:ins w:id="229" w:author="alan" w:date="2024-04-25T13:58:47Z">
              <w:r>
                <w:rPr>
                  <w:rFonts w:hint="default" w:eastAsia="宋体" w:cs="Times New Roman"/>
                  <w:i w:val="0"/>
                  <w:iCs w:val="0"/>
                  <w:color w:val="000000"/>
                  <w:kern w:val="0"/>
                  <w:sz w:val="24"/>
                  <w:szCs w:val="24"/>
                  <w:u w:val="none"/>
                  <w:lang w:val="en-US" w:eastAsia="zh-CN" w:bidi="ar"/>
                </w:rPr>
                <w:t>8.7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230"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31" w:author="alan" w:date="2024-04-25T13:55:12Z"/>
                <w:rFonts w:hint="default" w:ascii="Times New Roman" w:hAnsi="Times New Roman" w:cs="Times New Roman"/>
                <w:i w:val="0"/>
                <w:iCs w:val="0"/>
                <w:color w:val="000000"/>
                <w:sz w:val="24"/>
                <w:szCs w:val="24"/>
                <w:u w:val="none"/>
              </w:rPr>
            </w:pPr>
            <w:ins w:id="232" w:author="alan" w:date="2024-04-25T13:55:12Z">
              <w:r>
                <w:rPr>
                  <w:rFonts w:hint="default" w:ascii="Times New Roman" w:hAnsi="Times New Roman" w:eastAsia="宋体" w:cs="Times New Roman"/>
                  <w:i w:val="0"/>
                  <w:iCs w:val="0"/>
                  <w:color w:val="000000"/>
                  <w:kern w:val="0"/>
                  <w:sz w:val="24"/>
                  <w:szCs w:val="24"/>
                  <w:u w:val="none"/>
                  <w:lang w:val="en-US" w:eastAsia="zh-CN" w:bidi="ar"/>
                </w:rPr>
                <w:t>240</w:t>
              </w:r>
            </w:ins>
            <w:ins w:id="233"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34" w:author="alan" w:date="2024-04-25T13:55:12Z"/>
                <w:rFonts w:hint="default" w:ascii="Times New Roman" w:hAnsi="Times New Roman" w:cs="Times New Roman"/>
                <w:i w:val="0"/>
                <w:iCs w:val="0"/>
                <w:color w:val="000000"/>
                <w:sz w:val="24"/>
                <w:szCs w:val="24"/>
                <w:u w:val="none"/>
                <w:lang w:val="en-US"/>
              </w:rPr>
            </w:pPr>
            <w:ins w:id="235" w:author="alan" w:date="2024-04-25T13:58:28Z">
              <w:r>
                <w:rPr>
                  <w:rFonts w:hint="default" w:cs="Times New Roman"/>
                  <w:i w:val="0"/>
                  <w:iCs w:val="0"/>
                  <w:color w:val="000000"/>
                  <w:sz w:val="24"/>
                  <w:szCs w:val="24"/>
                  <w:u w:val="none"/>
                  <w:lang w:val="en-US"/>
                </w:rPr>
                <w:t>43.8</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36" w:author="alan" w:date="2024-04-25T13:55:12Z"/>
                <w:rFonts w:hint="default" w:ascii="Times New Roman" w:hAnsi="Times New Roman" w:cs="Times New Roman"/>
                <w:i w:val="0"/>
                <w:iCs w:val="0"/>
                <w:color w:val="000000"/>
                <w:sz w:val="24"/>
                <w:szCs w:val="24"/>
                <w:u w:val="none"/>
                <w:lang w:val="en-US"/>
              </w:rPr>
            </w:pPr>
            <w:ins w:id="237" w:author="alan" w:date="2024-04-25T13:58:52Z">
              <w:r>
                <w:rPr>
                  <w:rFonts w:hint="default" w:eastAsia="宋体" w:cs="Times New Roman"/>
                  <w:i w:val="0"/>
                  <w:iCs w:val="0"/>
                  <w:color w:val="000000"/>
                  <w:kern w:val="0"/>
                  <w:sz w:val="24"/>
                  <w:szCs w:val="24"/>
                  <w:u w:val="none"/>
                  <w:lang w:val="en-US" w:eastAsia="zh-CN" w:bidi="ar"/>
                </w:rPr>
                <w:t>9.1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238"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39" w:author="alan" w:date="2024-04-25T13:55:12Z"/>
                <w:rFonts w:hint="default" w:ascii="Times New Roman" w:hAnsi="Times New Roman" w:cs="Times New Roman"/>
                <w:i w:val="0"/>
                <w:iCs w:val="0"/>
                <w:color w:val="000000"/>
                <w:sz w:val="24"/>
                <w:szCs w:val="24"/>
                <w:u w:val="none"/>
              </w:rPr>
            </w:pPr>
            <w:ins w:id="240" w:author="alan" w:date="2024-04-25T13:55:12Z">
              <w:r>
                <w:rPr>
                  <w:rFonts w:hint="default" w:ascii="Times New Roman" w:hAnsi="Times New Roman" w:eastAsia="宋体" w:cs="Times New Roman"/>
                  <w:i w:val="0"/>
                  <w:iCs w:val="0"/>
                  <w:color w:val="000000"/>
                  <w:kern w:val="0"/>
                  <w:sz w:val="24"/>
                  <w:szCs w:val="24"/>
                  <w:u w:val="none"/>
                  <w:lang w:val="en-US" w:eastAsia="zh-CN" w:bidi="ar"/>
                </w:rPr>
                <w:t>260</w:t>
              </w:r>
            </w:ins>
            <w:ins w:id="241"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42" w:author="alan" w:date="2024-04-25T13:55:12Z"/>
                <w:rFonts w:hint="default" w:ascii="Times New Roman" w:hAnsi="Times New Roman" w:cs="Times New Roman"/>
                <w:i w:val="0"/>
                <w:iCs w:val="0"/>
                <w:color w:val="000000"/>
                <w:sz w:val="24"/>
                <w:szCs w:val="24"/>
                <w:u w:val="none"/>
                <w:lang w:val="en-US"/>
              </w:rPr>
            </w:pPr>
            <w:ins w:id="243" w:author="alan" w:date="2024-04-25T13:58:32Z">
              <w:r>
                <w:rPr>
                  <w:rFonts w:hint="default" w:eastAsia="宋体" w:cs="Times New Roman"/>
                  <w:i w:val="0"/>
                  <w:iCs w:val="0"/>
                  <w:color w:val="000000"/>
                  <w:kern w:val="0"/>
                  <w:sz w:val="24"/>
                  <w:szCs w:val="24"/>
                  <w:u w:val="none"/>
                  <w:lang w:val="en-US" w:eastAsia="zh-CN" w:bidi="ar"/>
                </w:rPr>
                <w:t>51.</w:t>
              </w:r>
            </w:ins>
            <w:ins w:id="244" w:author="alan" w:date="2024-04-25T13:58:33Z">
              <w:r>
                <w:rPr>
                  <w:rFonts w:hint="default" w:eastAsia="宋体" w:cs="Times New Roman"/>
                  <w:i w:val="0"/>
                  <w:iCs w:val="0"/>
                  <w:color w:val="000000"/>
                  <w:kern w:val="0"/>
                  <w:sz w:val="24"/>
                  <w:szCs w:val="24"/>
                  <w:u w:val="none"/>
                  <w:lang w:val="en-US" w:eastAsia="zh-CN" w:bidi="ar"/>
                </w:rPr>
                <w:t>4</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45" w:author="alan" w:date="2024-04-25T13:55:12Z"/>
                <w:rFonts w:hint="default" w:ascii="Times New Roman" w:hAnsi="Times New Roman" w:cs="Times New Roman"/>
                <w:i w:val="0"/>
                <w:iCs w:val="0"/>
                <w:color w:val="000000"/>
                <w:sz w:val="24"/>
                <w:szCs w:val="24"/>
                <w:u w:val="none"/>
                <w:lang w:val="en-US"/>
              </w:rPr>
            </w:pPr>
            <w:ins w:id="246" w:author="alan" w:date="2024-04-25T13:58:55Z">
              <w:r>
                <w:rPr>
                  <w:rFonts w:hint="default" w:eastAsia="宋体" w:cs="Times New Roman"/>
                  <w:i w:val="0"/>
                  <w:iCs w:val="0"/>
                  <w:color w:val="000000"/>
                  <w:kern w:val="0"/>
                  <w:sz w:val="24"/>
                  <w:szCs w:val="24"/>
                  <w:u w:val="none"/>
                  <w:lang w:val="en-US" w:eastAsia="zh-CN" w:bidi="ar"/>
                </w:rPr>
                <w:t>11</w:t>
              </w:r>
            </w:ins>
            <w:ins w:id="247" w:author="alan" w:date="2024-04-25T13:58:56Z">
              <w:r>
                <w:rPr>
                  <w:rFonts w:hint="default" w:eastAsia="宋体" w:cs="Times New Roman"/>
                  <w:i w:val="0"/>
                  <w:iCs w:val="0"/>
                  <w:color w:val="000000"/>
                  <w:kern w:val="0"/>
                  <w:sz w:val="24"/>
                  <w:szCs w:val="24"/>
                  <w:u w:val="none"/>
                  <w:lang w:val="en-US" w:eastAsia="zh-CN" w:bidi="ar"/>
                </w:rPr>
                <w:t>.6</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248" w:author="alan" w:date="2024-04-25T13:55:12Z"/>
        </w:trPr>
        <w:tc>
          <w:tcPr>
            <w:tcW w:w="227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49" w:author="alan" w:date="2024-04-25T13:55:12Z"/>
                <w:rFonts w:hint="default" w:ascii="Times New Roman" w:hAnsi="Times New Roman" w:cs="Times New Roman"/>
                <w:i w:val="0"/>
                <w:iCs w:val="0"/>
                <w:color w:val="000000"/>
                <w:sz w:val="24"/>
                <w:szCs w:val="24"/>
                <w:u w:val="none"/>
              </w:rPr>
            </w:pPr>
            <w:ins w:id="250" w:author="alan" w:date="2024-04-25T13:55:12Z">
              <w:r>
                <w:rPr>
                  <w:rFonts w:hint="default" w:ascii="Times New Roman" w:hAnsi="Times New Roman" w:eastAsia="宋体" w:cs="Times New Roman"/>
                  <w:i w:val="0"/>
                  <w:iCs w:val="0"/>
                  <w:color w:val="000000"/>
                  <w:kern w:val="0"/>
                  <w:sz w:val="24"/>
                  <w:szCs w:val="24"/>
                  <w:u w:val="none"/>
                  <w:lang w:val="en-US" w:eastAsia="zh-CN" w:bidi="ar"/>
                </w:rPr>
                <w:t>280</w:t>
              </w:r>
            </w:ins>
            <w:ins w:id="251"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52" w:author="alan" w:date="2024-04-25T13:55:12Z"/>
                <w:rFonts w:hint="default" w:ascii="Times New Roman" w:hAnsi="Times New Roman" w:cs="Times New Roman"/>
                <w:i w:val="0"/>
                <w:iCs w:val="0"/>
                <w:color w:val="000000"/>
                <w:sz w:val="24"/>
                <w:szCs w:val="24"/>
                <w:u w:val="none"/>
                <w:lang w:val="en-US"/>
              </w:rPr>
            </w:pPr>
            <w:ins w:id="253" w:author="alan" w:date="2024-04-25T13:58:36Z">
              <w:r>
                <w:rPr>
                  <w:rFonts w:hint="default" w:eastAsia="宋体" w:cs="Times New Roman"/>
                  <w:i w:val="0"/>
                  <w:iCs w:val="0"/>
                  <w:color w:val="000000"/>
                  <w:kern w:val="0"/>
                  <w:sz w:val="24"/>
                  <w:szCs w:val="24"/>
                  <w:u w:val="none"/>
                  <w:lang w:val="en-US" w:eastAsia="zh-CN" w:bidi="ar"/>
                </w:rPr>
                <w:t>51.3</w:t>
              </w:r>
            </w:ins>
          </w:p>
        </w:tc>
        <w:tc>
          <w:tcPr>
            <w:tcW w:w="1498"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54" w:author="alan" w:date="2024-04-25T13:55:12Z"/>
                <w:rFonts w:hint="default" w:ascii="Times New Roman" w:hAnsi="Times New Roman" w:cs="Times New Roman"/>
                <w:i w:val="0"/>
                <w:iCs w:val="0"/>
                <w:color w:val="000000"/>
                <w:sz w:val="24"/>
                <w:szCs w:val="24"/>
                <w:u w:val="none"/>
                <w:lang w:val="en-US"/>
              </w:rPr>
            </w:pPr>
            <w:ins w:id="255" w:author="alan" w:date="2024-04-25T13:58:58Z">
              <w:r>
                <w:rPr>
                  <w:rFonts w:hint="default" w:eastAsia="宋体" w:cs="Times New Roman"/>
                  <w:i w:val="0"/>
                  <w:iCs w:val="0"/>
                  <w:color w:val="000000"/>
                  <w:kern w:val="0"/>
                  <w:sz w:val="24"/>
                  <w:szCs w:val="24"/>
                  <w:u w:val="none"/>
                  <w:lang w:val="en-US" w:eastAsia="zh-CN" w:bidi="ar"/>
                </w:rPr>
                <w:t>12</w:t>
              </w:r>
            </w:ins>
            <w:ins w:id="256" w:author="alan" w:date="2024-04-25T13:58:59Z">
              <w:r>
                <w:rPr>
                  <w:rFonts w:hint="default" w:eastAsia="宋体" w:cs="Times New Roman"/>
                  <w:i w:val="0"/>
                  <w:iCs w:val="0"/>
                  <w:color w:val="000000"/>
                  <w:kern w:val="0"/>
                  <w:sz w:val="24"/>
                  <w:szCs w:val="24"/>
                  <w:u w:val="none"/>
                  <w:lang w:val="en-US" w:eastAsia="zh-CN" w:bidi="ar"/>
                </w:rPr>
                <w:t>.7</w:t>
              </w:r>
            </w:ins>
          </w:p>
        </w:tc>
      </w:tr>
    </w:tbl>
    <w:p>
      <w:pPr>
        <w:pStyle w:val="6"/>
        <w:spacing w:before="181" w:beforeLines="50" w:after="181" w:afterLines="50"/>
        <w:ind w:firstLine="480" w:firstLineChars="200"/>
        <w:rPr>
          <w:ins w:id="257" w:author="alan" w:date="2024-04-25T13:52:52Z"/>
          <w:rFonts w:hint="eastAsia"/>
          <w:i w:val="0"/>
          <w:iCs w:val="0"/>
          <w:vertAlign w:val="baseline"/>
          <w:lang w:val="en-US" w:eastAsia="zh-CN"/>
        </w:rPr>
      </w:pPr>
    </w:p>
    <w:p>
      <w:pPr>
        <w:pStyle w:val="6"/>
        <w:spacing w:before="181" w:beforeLines="50" w:after="181" w:afterLines="50"/>
        <w:ind w:firstLine="480" w:firstLineChars="200"/>
        <w:rPr>
          <w:ins w:id="258" w:author="alan" w:date="2024-04-25T10:18:19Z"/>
          <w:rFonts w:hint="eastAsia"/>
          <w:i w:val="0"/>
          <w:iCs w:val="0"/>
          <w:vertAlign w:val="baseline"/>
          <w:lang w:val="en-US" w:eastAsia="zh-CN"/>
        </w:rPr>
      </w:pPr>
      <w:r>
        <w:rPr>
          <w:rFonts w:hint="eastAsia"/>
          <w:i w:val="0"/>
          <w:iCs w:val="0"/>
          <w:vertAlign w:val="baseline"/>
          <w:lang w:val="en-US" w:eastAsia="zh-CN"/>
        </w:rPr>
        <w:t>根据</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测试的结果，每1 mL水热液的含氮量是2.84 mg。一次实验中使用的水热液体积为40 mL，则表明一次实验中水热液原料中的总氮质量为113.6</w:t>
      </w:r>
      <w:r>
        <w:rPr>
          <w:rFonts w:hint="default"/>
          <w:i w:val="0"/>
          <w:iCs w:val="0"/>
          <w:vertAlign w:val="baseline"/>
          <w:lang w:val="en-US" w:eastAsia="zh-CN"/>
        </w:rPr>
        <w:t>0</w:t>
      </w:r>
      <w:r>
        <w:rPr>
          <w:rFonts w:hint="eastAsia"/>
          <w:i w:val="0"/>
          <w:iCs w:val="0"/>
          <w:vertAlign w:val="baseline"/>
          <w:lang w:val="en-US" w:eastAsia="zh-CN"/>
        </w:rPr>
        <w:t xml:space="preserve"> mg。</w:t>
      </w:r>
    </w:p>
    <w:p>
      <w:pPr>
        <w:pStyle w:val="4"/>
        <w:rPr>
          <w:ins w:id="259" w:author="alan" w:date="2024-04-25T10:18:50Z"/>
          <w:rFonts w:hint="eastAsia"/>
          <w:lang w:val="en-US" w:eastAsia="zh-CN"/>
        </w:rPr>
      </w:pPr>
      <w:ins w:id="260" w:author="alan" w:date="2024-04-25T10:19:03Z">
        <w:r>
          <w:rPr>
            <w:rFonts w:hint="eastAsia"/>
            <w:lang w:val="en-US" w:eastAsia="zh-CN"/>
          </w:rPr>
          <w:t>2</w:t>
        </w:r>
      </w:ins>
      <w:ins w:id="261" w:author="alan" w:date="2024-04-25T10:19:04Z">
        <w:r>
          <w:rPr>
            <w:rFonts w:hint="eastAsia"/>
            <w:lang w:val="en-US" w:eastAsia="zh-CN"/>
          </w:rPr>
          <w:t>.3</w:t>
        </w:r>
      </w:ins>
      <w:ins w:id="262" w:author="alan" w:date="2024-04-25T10:19:05Z">
        <w:r>
          <w:rPr>
            <w:rFonts w:hint="eastAsia"/>
            <w:lang w:val="en-US" w:eastAsia="zh-CN"/>
          </w:rPr>
          <w:t xml:space="preserve">  </w:t>
        </w:r>
      </w:ins>
      <w:ins w:id="263" w:author="alan" w:date="2024-04-25T10:18:57Z">
        <w:r>
          <w:rPr>
            <w:rFonts w:hint="eastAsia"/>
            <w:lang w:val="en-US" w:eastAsia="zh-CN"/>
          </w:rPr>
          <w:t>测试结果</w:t>
        </w:r>
      </w:ins>
      <w:ins w:id="264" w:author="alan" w:date="2024-04-25T10:18:54Z">
        <w:r>
          <w:rPr>
            <w:rFonts w:hint="eastAsia"/>
            <w:lang w:val="en-US" w:eastAsia="zh-CN"/>
          </w:rPr>
          <w:t>分析</w:t>
        </w:r>
      </w:ins>
    </w:p>
    <w:p>
      <w:pPr>
        <w:pStyle w:val="5"/>
        <w:rPr>
          <w:ins w:id="266" w:author="alan" w:date="2024-04-25T10:18:20Z"/>
          <w:rFonts w:hint="default"/>
          <w:lang w:val="en-US" w:eastAsia="zh-CN"/>
        </w:rPr>
        <w:pPrChange w:id="265" w:author="alan" w:date="2024-04-25T10:19:15Z">
          <w:pPr>
            <w:pStyle w:val="4"/>
          </w:pPr>
        </w:pPrChange>
      </w:pPr>
      <w:ins w:id="267" w:author="alan" w:date="2024-04-25T10:18:43Z">
        <w:r>
          <w:rPr>
            <w:rFonts w:hint="eastAsia"/>
            <w:lang w:val="en-US" w:eastAsia="zh-CN"/>
          </w:rPr>
          <w:t>2.3</w:t>
        </w:r>
      </w:ins>
      <w:ins w:id="268" w:author="alan" w:date="2024-04-25T10:18:47Z">
        <w:r>
          <w:rPr>
            <w:rFonts w:hint="eastAsia"/>
            <w:lang w:val="en-US" w:eastAsia="zh-CN"/>
          </w:rPr>
          <w:t>.1</w:t>
        </w:r>
      </w:ins>
      <w:ins w:id="269" w:author="alan" w:date="2024-04-25T10:18:20Z">
        <w:r>
          <w:rPr>
            <w:rFonts w:hint="default"/>
            <w:lang w:val="en-US" w:eastAsia="zh-CN"/>
          </w:rPr>
          <w:t xml:space="preserve">  </w:t>
        </w:r>
      </w:ins>
      <w:ins w:id="270" w:author="alan" w:date="2024-04-25T10:18:20Z">
        <w:r>
          <w:rPr>
            <w:rFonts w:hint="eastAsia"/>
            <w:lang w:val="en-US" w:eastAsia="zh-CN"/>
          </w:rPr>
          <w:t>木糖与水热液反应固相产物得率</w:t>
        </w:r>
      </w:ins>
    </w:p>
    <w:p>
      <w:pPr>
        <w:spacing w:line="360" w:lineRule="auto"/>
        <w:ind w:left="0" w:leftChars="0" w:firstLine="480" w:firstLineChars="200"/>
        <w:rPr>
          <w:ins w:id="271" w:author="alan" w:date="2024-04-25T10:18:20Z"/>
          <w:rFonts w:hint="default"/>
          <w:lang w:val="en-US" w:eastAsia="zh-CN"/>
        </w:rPr>
      </w:pPr>
      <w:ins w:id="272" w:author="alan" w:date="2024-04-25T10:18:20Z">
        <w:r>
          <w:rPr>
            <w:rFonts w:hint="eastAsia"/>
            <w:lang w:val="en-US" w:eastAsia="zh-CN"/>
          </w:rPr>
          <w:t>综合以上测试分析与实验实测相关数据，木糖与水热液反应产物分析见表</w:t>
        </w:r>
      </w:ins>
      <w:ins w:id="273" w:author="alan" w:date="2024-04-25T10:18:20Z">
        <w:r>
          <w:rPr>
            <w:rFonts w:hint="default"/>
            <w:lang w:val="en-US" w:eastAsia="zh-CN"/>
          </w:rPr>
          <w:t>3</w:t>
        </w:r>
      </w:ins>
      <w:ins w:id="274" w:author="alan" w:date="2024-04-25T10:18:20Z">
        <w:r>
          <w:rPr>
            <w:rFonts w:hint="eastAsia"/>
            <w:lang w:val="en-US" w:eastAsia="zh-CN"/>
          </w:rPr>
          <w:t>。</w:t>
        </w:r>
      </w:ins>
    </w:p>
    <w:p>
      <w:pPr>
        <w:ind w:firstLine="480" w:firstLineChars="200"/>
        <w:rPr>
          <w:ins w:id="275" w:author="alan" w:date="2024-04-25T10:18:20Z"/>
          <w:rFonts w:hint="eastAsia"/>
          <w:lang w:val="en-US" w:eastAsia="zh-CN"/>
        </w:rPr>
      </w:pPr>
    </w:p>
    <w:p>
      <w:pPr>
        <w:ind w:firstLine="0" w:firstLineChars="0"/>
        <w:jc w:val="center"/>
        <w:rPr>
          <w:ins w:id="276" w:author="alan" w:date="2024-04-25T10:18:20Z"/>
          <w:rFonts w:hint="eastAsia"/>
          <w:lang w:val="en-US" w:eastAsia="zh-CN"/>
        </w:rPr>
      </w:pPr>
      <w:ins w:id="277" w:author="alan" w:date="2024-04-25T10:18:20Z">
        <w:r>
          <w:rPr>
            <w:rFonts w:hint="eastAsia"/>
            <w:lang w:val="en-US" w:eastAsia="zh-CN"/>
          </w:rPr>
          <w:t>表3  木糖与水热液反应产物分析</w:t>
        </w:r>
      </w:ins>
    </w:p>
    <w:p>
      <w:pPr>
        <w:ind w:firstLine="0" w:firstLineChars="0"/>
        <w:jc w:val="center"/>
        <w:rPr>
          <w:ins w:id="278" w:author="alan" w:date="2024-04-25T10:18:20Z"/>
          <w:rFonts w:hint="default"/>
          <w:lang w:val="en-US" w:eastAsia="zh-CN"/>
        </w:rPr>
      </w:pPr>
      <w:ins w:id="279" w:author="alan" w:date="2024-04-25T10:18:20Z">
        <w:r>
          <w:rPr>
            <w:rFonts w:hint="eastAsia"/>
            <w:lang w:val="en-US" w:eastAsia="zh-CN"/>
          </w:rPr>
          <w:t>Tab</w:t>
        </w:r>
      </w:ins>
      <w:ins w:id="280" w:author="alan" w:date="2024-04-25T10:18:20Z">
        <w:r>
          <w:rPr>
            <w:rFonts w:hint="default"/>
            <w:lang w:val="en-US" w:eastAsia="zh-CN"/>
          </w:rPr>
          <w:t>.</w:t>
        </w:r>
      </w:ins>
      <w:ins w:id="281" w:author="alan" w:date="2024-04-25T10:18:20Z">
        <w:r>
          <w:rPr>
            <w:rFonts w:hint="eastAsia"/>
            <w:lang w:val="en-US" w:eastAsia="zh-CN"/>
          </w:rPr>
          <w:t>2</w:t>
        </w:r>
      </w:ins>
      <w:ins w:id="282" w:author="alan" w:date="2024-04-25T10:18:20Z">
        <w:r>
          <w:rPr>
            <w:rFonts w:hint="default"/>
            <w:lang w:val="en-US" w:eastAsia="zh-CN"/>
          </w:rPr>
          <w:t xml:space="preserve">  Analysis of reaction products between xylose and hydrothermal solution</w:t>
        </w:r>
      </w:ins>
    </w:p>
    <w:p>
      <w:pPr>
        <w:ind w:firstLine="0" w:firstLineChars="0"/>
        <w:jc w:val="both"/>
        <w:rPr>
          <w:ins w:id="283" w:author="alan" w:date="2024-04-25T10:18:20Z"/>
          <w:rFonts w:hint="default"/>
          <w:lang w:val="en-US" w:eastAsia="zh-CN"/>
        </w:rPr>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284" w:author="alan" w:date="2024-04-25T10:18:20Z"/>
        </w:trPr>
        <w:tc>
          <w:tcPr>
            <w:tcW w:w="1814" w:type="dxa"/>
            <w:tcBorders>
              <w:top w:val="single" w:color="auto" w:sz="12" w:space="0"/>
              <w:left w:val="nil"/>
              <w:bottom w:val="single" w:color="auto" w:sz="4" w:space="0"/>
              <w:right w:val="nil"/>
            </w:tcBorders>
            <w:vAlign w:val="center"/>
          </w:tcPr>
          <w:p>
            <w:pPr>
              <w:widowControl w:val="0"/>
              <w:jc w:val="center"/>
              <w:rPr>
                <w:ins w:id="285" w:author="alan" w:date="2024-04-25T10:18:20Z"/>
                <w:rFonts w:hint="default"/>
                <w:vertAlign w:val="baseline"/>
                <w:lang w:val="en-US" w:eastAsia="zh-CN"/>
              </w:rPr>
            </w:pPr>
            <w:ins w:id="286" w:author="alan" w:date="2024-04-25T10:18:20Z">
              <w:r>
                <w:rPr>
                  <w:rFonts w:hint="eastAsia"/>
                  <w:vertAlign w:val="baseline"/>
                  <w:lang w:val="en-US" w:eastAsia="zh-CN"/>
                </w:rPr>
                <w:t>条件</w:t>
              </w:r>
            </w:ins>
          </w:p>
        </w:tc>
        <w:tc>
          <w:tcPr>
            <w:tcW w:w="1162" w:type="dxa"/>
            <w:tcBorders>
              <w:top w:val="single" w:color="auto" w:sz="12" w:space="0"/>
              <w:left w:val="nil"/>
              <w:bottom w:val="single" w:color="auto" w:sz="4" w:space="0"/>
              <w:right w:val="nil"/>
            </w:tcBorders>
            <w:vAlign w:val="center"/>
          </w:tcPr>
          <w:p>
            <w:pPr>
              <w:widowControl w:val="0"/>
              <w:jc w:val="center"/>
              <w:rPr>
                <w:ins w:id="287" w:author="alan" w:date="2024-04-25T10:18:20Z"/>
                <w:rFonts w:hint="eastAsia" w:ascii="Times New Roman" w:hAnsi="Times New Roman" w:eastAsia="宋体" w:cs="Times New Roman"/>
                <w:sz w:val="24"/>
                <w:vertAlign w:val="baseline"/>
                <w:lang w:val="en-US" w:eastAsia="zh-CN" w:bidi="ar-SA"/>
              </w:rPr>
            </w:pPr>
            <w:ins w:id="288" w:author="alan" w:date="2024-04-25T10:18:20Z">
              <w:r>
                <w:rPr>
                  <w:rFonts w:hint="default"/>
                  <w:vertAlign w:val="baseline"/>
                  <w:lang w:val="en-US" w:eastAsia="zh-CN"/>
                </w:rPr>
                <w:t>180</w:t>
              </w:r>
            </w:ins>
            <w:ins w:id="289" w:author="alan" w:date="2024-04-25T10:18:20Z">
              <w:r>
                <w:rPr>
                  <w:rFonts w:hint="default" w:ascii="宋体" w:hAnsi="宋体"/>
                  <w:vertAlign w:val="baseline"/>
                  <w:lang w:val="en-US" w:eastAsia="zh-CN"/>
                </w:rPr>
                <w:t>℃</w:t>
              </w:r>
            </w:ins>
            <w:ins w:id="290"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291" w:author="alan" w:date="2024-04-25T10:18:20Z"/>
                <w:rFonts w:hint="default"/>
                <w:vertAlign w:val="baseline"/>
                <w:lang w:val="en-US" w:eastAsia="zh-CN"/>
              </w:rPr>
            </w:pPr>
            <w:ins w:id="292" w:author="alan" w:date="2024-04-25T10:18:20Z">
              <w:r>
                <w:rPr>
                  <w:rFonts w:hint="eastAsia"/>
                  <w:vertAlign w:val="baseline"/>
                  <w:lang w:val="en-US" w:eastAsia="zh-CN"/>
                </w:rPr>
                <w:t>2</w:t>
              </w:r>
            </w:ins>
            <w:ins w:id="293" w:author="alan" w:date="2024-04-25T10:18:20Z">
              <w:r>
                <w:rPr>
                  <w:rFonts w:hint="default"/>
                  <w:vertAlign w:val="baseline"/>
                  <w:lang w:val="en-US" w:eastAsia="zh-CN"/>
                </w:rPr>
                <w:t>0</w:t>
              </w:r>
            </w:ins>
            <w:ins w:id="294" w:author="alan" w:date="2024-04-25T10:18:20Z">
              <w:r>
                <w:rPr>
                  <w:rFonts w:hint="eastAsia"/>
                  <w:vertAlign w:val="baseline"/>
                  <w:lang w:val="en-US" w:eastAsia="zh-CN"/>
                </w:rPr>
                <w:t>0</w:t>
              </w:r>
            </w:ins>
            <w:ins w:id="295" w:author="alan" w:date="2024-04-25T10:18:20Z">
              <w:r>
                <w:rPr>
                  <w:rFonts w:hint="default" w:ascii="宋体" w:hAnsi="宋体"/>
                  <w:vertAlign w:val="baseline"/>
                  <w:lang w:val="en-US" w:eastAsia="zh-CN"/>
                </w:rPr>
                <w:t>℃</w:t>
              </w:r>
            </w:ins>
            <w:ins w:id="296"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297" w:author="alan" w:date="2024-04-25T10:18:20Z"/>
                <w:rFonts w:hint="default"/>
                <w:vertAlign w:val="baseline"/>
                <w:lang w:val="en-US" w:eastAsia="zh-CN"/>
              </w:rPr>
            </w:pPr>
            <w:ins w:id="298" w:author="alan" w:date="2024-04-25T10:18:20Z">
              <w:r>
                <w:rPr>
                  <w:rFonts w:hint="eastAsia"/>
                  <w:vertAlign w:val="baseline"/>
                  <w:lang w:val="en-US" w:eastAsia="zh-CN"/>
                </w:rPr>
                <w:t>2</w:t>
              </w:r>
            </w:ins>
            <w:ins w:id="299" w:author="alan" w:date="2024-04-25T10:18:20Z">
              <w:r>
                <w:rPr>
                  <w:rFonts w:hint="default"/>
                  <w:vertAlign w:val="baseline"/>
                  <w:lang w:val="en-US" w:eastAsia="zh-CN"/>
                </w:rPr>
                <w:t>2</w:t>
              </w:r>
            </w:ins>
            <w:ins w:id="300" w:author="alan" w:date="2024-04-25T10:18:20Z">
              <w:r>
                <w:rPr>
                  <w:rFonts w:hint="eastAsia"/>
                  <w:vertAlign w:val="baseline"/>
                  <w:lang w:val="en-US" w:eastAsia="zh-CN"/>
                </w:rPr>
                <w:t>0</w:t>
              </w:r>
            </w:ins>
            <w:ins w:id="301" w:author="alan" w:date="2024-04-25T10:18:20Z">
              <w:r>
                <w:rPr>
                  <w:rFonts w:hint="default" w:ascii="宋体" w:hAnsi="宋体"/>
                  <w:vertAlign w:val="baseline"/>
                  <w:lang w:val="en-US" w:eastAsia="zh-CN"/>
                </w:rPr>
                <w:t>℃</w:t>
              </w:r>
            </w:ins>
            <w:ins w:id="302"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303" w:author="alan" w:date="2024-04-25T10:18:20Z"/>
                <w:rFonts w:hint="eastAsia" w:ascii="Times New Roman" w:hAnsi="Times New Roman" w:eastAsia="宋体" w:cs="Times New Roman"/>
                <w:sz w:val="24"/>
                <w:vertAlign w:val="baseline"/>
                <w:lang w:val="en-US" w:eastAsia="zh-CN" w:bidi="ar-SA"/>
              </w:rPr>
            </w:pPr>
            <w:ins w:id="304" w:author="alan" w:date="2024-04-25T10:18:20Z">
              <w:r>
                <w:rPr>
                  <w:rFonts w:hint="eastAsia"/>
                  <w:vertAlign w:val="baseline"/>
                  <w:lang w:val="en-US" w:eastAsia="zh-CN"/>
                </w:rPr>
                <w:t>240</w:t>
              </w:r>
            </w:ins>
            <w:ins w:id="305" w:author="alan" w:date="2024-04-25T10:18:20Z">
              <w:r>
                <w:rPr>
                  <w:rFonts w:hint="default" w:ascii="宋体" w:hAnsi="宋体"/>
                  <w:vertAlign w:val="baseline"/>
                  <w:lang w:val="en-US" w:eastAsia="zh-CN"/>
                </w:rPr>
                <w:t>℃</w:t>
              </w:r>
            </w:ins>
            <w:ins w:id="306"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307" w:author="alan" w:date="2024-04-25T10:18:20Z"/>
                <w:rFonts w:hint="default"/>
                <w:vertAlign w:val="baseline"/>
                <w:lang w:val="en-US" w:eastAsia="zh-CN"/>
              </w:rPr>
            </w:pPr>
            <w:ins w:id="308" w:author="alan" w:date="2024-04-25T10:18:20Z">
              <w:r>
                <w:rPr>
                  <w:rFonts w:hint="eastAsia"/>
                  <w:vertAlign w:val="baseline"/>
                  <w:lang w:val="en-US" w:eastAsia="zh-CN"/>
                </w:rPr>
                <w:t>2</w:t>
              </w:r>
            </w:ins>
            <w:ins w:id="309" w:author="alan" w:date="2024-04-25T10:18:20Z">
              <w:r>
                <w:rPr>
                  <w:rFonts w:hint="default"/>
                  <w:vertAlign w:val="baseline"/>
                  <w:lang w:val="en-US" w:eastAsia="zh-CN"/>
                </w:rPr>
                <w:t>6</w:t>
              </w:r>
            </w:ins>
            <w:ins w:id="310" w:author="alan" w:date="2024-04-25T10:18:20Z">
              <w:r>
                <w:rPr>
                  <w:rFonts w:hint="eastAsia"/>
                  <w:vertAlign w:val="baseline"/>
                  <w:lang w:val="en-US" w:eastAsia="zh-CN"/>
                </w:rPr>
                <w:t>0</w:t>
              </w:r>
            </w:ins>
            <w:ins w:id="311" w:author="alan" w:date="2024-04-25T10:18:20Z">
              <w:r>
                <w:rPr>
                  <w:rFonts w:hint="default" w:ascii="宋体" w:hAnsi="宋体"/>
                  <w:vertAlign w:val="baseline"/>
                  <w:lang w:val="en-US" w:eastAsia="zh-CN"/>
                </w:rPr>
                <w:t>℃</w:t>
              </w:r>
            </w:ins>
            <w:ins w:id="312"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313" w:author="alan" w:date="2024-04-25T10:18:20Z"/>
                <w:rFonts w:hint="eastAsia" w:ascii="Times New Roman" w:hAnsi="Times New Roman" w:eastAsia="宋体" w:cs="Times New Roman"/>
                <w:sz w:val="24"/>
                <w:vertAlign w:val="baseline"/>
                <w:lang w:val="en-US" w:eastAsia="zh-CN" w:bidi="ar-SA"/>
              </w:rPr>
            </w:pPr>
            <w:ins w:id="314" w:author="alan" w:date="2024-04-25T10:18:20Z">
              <w:r>
                <w:rPr>
                  <w:rFonts w:hint="eastAsia"/>
                  <w:vertAlign w:val="baseline"/>
                  <w:lang w:val="en-US" w:eastAsia="zh-CN"/>
                </w:rPr>
                <w:t>2</w:t>
              </w:r>
            </w:ins>
            <w:ins w:id="315" w:author="alan" w:date="2024-04-25T10:18:20Z">
              <w:r>
                <w:rPr>
                  <w:rFonts w:hint="default"/>
                  <w:vertAlign w:val="baseline"/>
                  <w:lang w:val="en-US" w:eastAsia="zh-CN"/>
                </w:rPr>
                <w:t>8</w:t>
              </w:r>
            </w:ins>
            <w:ins w:id="316" w:author="alan" w:date="2024-04-25T10:18:20Z">
              <w:r>
                <w:rPr>
                  <w:rFonts w:hint="eastAsia"/>
                  <w:vertAlign w:val="baseline"/>
                  <w:lang w:val="en-US" w:eastAsia="zh-CN"/>
                </w:rPr>
                <w:t>0</w:t>
              </w:r>
            </w:ins>
            <w:ins w:id="317" w:author="alan" w:date="2024-04-25T10:18:20Z">
              <w:r>
                <w:rPr>
                  <w:rFonts w:hint="default" w:ascii="宋体" w:hAnsi="宋体"/>
                  <w:vertAlign w:val="baseline"/>
                  <w:lang w:val="en-US" w:eastAsia="zh-CN"/>
                </w:rPr>
                <w:t>℃</w:t>
              </w:r>
            </w:ins>
            <w:ins w:id="318" w:author="alan" w:date="2024-04-25T10:18:20Z">
              <w:r>
                <w:rPr>
                  <w:rFonts w:hint="eastAsia"/>
                  <w:vertAlign w:val="baseline"/>
                  <w:lang w:val="en-US" w:eastAsia="zh-CN"/>
                </w:rPr>
                <w:t>-2h</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319" w:author="alan" w:date="2024-04-25T10:18:20Z"/>
        </w:trPr>
        <w:tc>
          <w:tcPr>
            <w:tcW w:w="1814" w:type="dxa"/>
            <w:tcBorders>
              <w:top w:val="single" w:color="auto" w:sz="4" w:space="0"/>
              <w:left w:val="nil"/>
              <w:bottom w:val="nil"/>
              <w:right w:val="nil"/>
            </w:tcBorders>
            <w:vAlign w:val="center"/>
          </w:tcPr>
          <w:p>
            <w:pPr>
              <w:widowControl w:val="0"/>
              <w:jc w:val="center"/>
              <w:rPr>
                <w:ins w:id="320" w:author="alan" w:date="2024-04-25T10:18:20Z"/>
                <w:rFonts w:hint="default"/>
                <w:vertAlign w:val="baseline"/>
                <w:lang w:val="en-US" w:eastAsia="zh-CN"/>
              </w:rPr>
            </w:pPr>
            <w:ins w:id="321" w:author="alan" w:date="2024-04-25T10:18:20Z">
              <w:r>
                <w:rPr>
                  <w:rFonts w:hint="eastAsia"/>
                  <w:vertAlign w:val="baseline"/>
                  <w:lang w:val="en-US" w:eastAsia="zh-CN"/>
                </w:rPr>
                <w:t>升温时间</w:t>
              </w:r>
            </w:ins>
            <w:ins w:id="322" w:author="alan" w:date="2024-04-25T10:18:20Z">
              <w:r>
                <w:rPr>
                  <w:rFonts w:hint="default"/>
                  <w:vertAlign w:val="baseline"/>
                  <w:lang w:val="en-US" w:eastAsia="zh-CN"/>
                </w:rPr>
                <w:t>(min)</w:t>
              </w:r>
            </w:ins>
          </w:p>
        </w:tc>
        <w:tc>
          <w:tcPr>
            <w:tcW w:w="1162" w:type="dxa"/>
            <w:tcBorders>
              <w:top w:val="single" w:color="auto" w:sz="4" w:space="0"/>
              <w:left w:val="nil"/>
              <w:bottom w:val="nil"/>
              <w:right w:val="nil"/>
            </w:tcBorders>
            <w:vAlign w:val="center"/>
          </w:tcPr>
          <w:p>
            <w:pPr>
              <w:widowControl w:val="0"/>
              <w:jc w:val="center"/>
              <w:rPr>
                <w:ins w:id="323" w:author="alan" w:date="2024-04-25T10:18:20Z"/>
                <w:rFonts w:hint="default" w:ascii="Times New Roman" w:hAnsi="Times New Roman" w:eastAsia="宋体" w:cs="Times New Roman"/>
                <w:sz w:val="24"/>
                <w:vertAlign w:val="baseline"/>
                <w:lang w:val="en-US" w:eastAsia="zh-CN" w:bidi="ar-SA"/>
              </w:rPr>
            </w:pPr>
            <w:ins w:id="324" w:author="alan" w:date="2024-04-25T10:18:20Z">
              <w:r>
                <w:rPr>
                  <w:rFonts w:hint="default"/>
                  <w:vertAlign w:val="baseline"/>
                  <w:lang w:val="en-US" w:eastAsia="zh-CN"/>
                </w:rPr>
                <w:t>20</w:t>
              </w:r>
            </w:ins>
          </w:p>
        </w:tc>
        <w:tc>
          <w:tcPr>
            <w:tcW w:w="1162" w:type="dxa"/>
            <w:tcBorders>
              <w:top w:val="single" w:color="auto" w:sz="4" w:space="0"/>
              <w:left w:val="nil"/>
              <w:bottom w:val="nil"/>
              <w:right w:val="nil"/>
            </w:tcBorders>
            <w:vAlign w:val="center"/>
          </w:tcPr>
          <w:p>
            <w:pPr>
              <w:widowControl w:val="0"/>
              <w:jc w:val="center"/>
              <w:rPr>
                <w:ins w:id="325" w:author="alan" w:date="2024-04-25T10:18:20Z"/>
                <w:rFonts w:hint="default"/>
                <w:vertAlign w:val="baseline"/>
                <w:lang w:val="en-US" w:eastAsia="zh-CN"/>
              </w:rPr>
            </w:pPr>
            <w:ins w:id="326" w:author="alan" w:date="2024-04-25T10:18:20Z">
              <w:r>
                <w:rPr>
                  <w:rFonts w:hint="default"/>
                  <w:vertAlign w:val="baseline"/>
                  <w:lang w:val="en-US" w:eastAsia="zh-CN"/>
                </w:rPr>
                <w:t>25</w:t>
              </w:r>
            </w:ins>
          </w:p>
        </w:tc>
        <w:tc>
          <w:tcPr>
            <w:tcW w:w="1162" w:type="dxa"/>
            <w:tcBorders>
              <w:top w:val="single" w:color="auto" w:sz="4" w:space="0"/>
              <w:left w:val="nil"/>
              <w:bottom w:val="nil"/>
              <w:right w:val="nil"/>
            </w:tcBorders>
            <w:vAlign w:val="center"/>
          </w:tcPr>
          <w:p>
            <w:pPr>
              <w:widowControl w:val="0"/>
              <w:jc w:val="center"/>
              <w:rPr>
                <w:ins w:id="327" w:author="alan" w:date="2024-04-25T10:18:20Z"/>
                <w:rFonts w:hint="default"/>
                <w:vertAlign w:val="baseline"/>
                <w:lang w:val="en-US" w:eastAsia="zh-CN"/>
              </w:rPr>
            </w:pPr>
            <w:ins w:id="328" w:author="alan" w:date="2024-04-25T10:18:20Z">
              <w:r>
                <w:rPr>
                  <w:rFonts w:hint="default"/>
                  <w:vertAlign w:val="baseline"/>
                  <w:lang w:val="en-US" w:eastAsia="zh-CN"/>
                </w:rPr>
                <w:t>28</w:t>
              </w:r>
            </w:ins>
          </w:p>
        </w:tc>
        <w:tc>
          <w:tcPr>
            <w:tcW w:w="1162" w:type="dxa"/>
            <w:tcBorders>
              <w:top w:val="single" w:color="auto" w:sz="4" w:space="0"/>
              <w:left w:val="nil"/>
              <w:bottom w:val="nil"/>
              <w:right w:val="nil"/>
            </w:tcBorders>
            <w:vAlign w:val="center"/>
          </w:tcPr>
          <w:p>
            <w:pPr>
              <w:widowControl w:val="0"/>
              <w:jc w:val="center"/>
              <w:rPr>
                <w:ins w:id="329" w:author="alan" w:date="2024-04-25T10:18:20Z"/>
                <w:rFonts w:hint="default" w:ascii="Times New Roman" w:hAnsi="Times New Roman" w:eastAsia="宋体" w:cs="Times New Roman"/>
                <w:sz w:val="24"/>
                <w:vertAlign w:val="baseline"/>
                <w:lang w:val="en-US" w:eastAsia="zh-CN" w:bidi="ar-SA"/>
              </w:rPr>
            </w:pPr>
            <w:ins w:id="330" w:author="alan" w:date="2024-04-25T10:18:20Z">
              <w:r>
                <w:rPr>
                  <w:rFonts w:hint="default"/>
                  <w:vertAlign w:val="baseline"/>
                  <w:lang w:val="en-US" w:eastAsia="zh-CN"/>
                </w:rPr>
                <w:t>30</w:t>
              </w:r>
            </w:ins>
          </w:p>
        </w:tc>
        <w:tc>
          <w:tcPr>
            <w:tcW w:w="1162" w:type="dxa"/>
            <w:tcBorders>
              <w:top w:val="single" w:color="auto" w:sz="4" w:space="0"/>
              <w:left w:val="nil"/>
              <w:bottom w:val="nil"/>
              <w:right w:val="nil"/>
            </w:tcBorders>
            <w:vAlign w:val="center"/>
          </w:tcPr>
          <w:p>
            <w:pPr>
              <w:widowControl w:val="0"/>
              <w:jc w:val="center"/>
              <w:rPr>
                <w:ins w:id="331" w:author="alan" w:date="2024-04-25T10:18:20Z"/>
                <w:rFonts w:hint="default"/>
                <w:vertAlign w:val="baseline"/>
                <w:lang w:val="en-US" w:eastAsia="zh-CN"/>
              </w:rPr>
            </w:pPr>
            <w:ins w:id="332" w:author="alan" w:date="2024-04-25T10:18:20Z">
              <w:r>
                <w:rPr>
                  <w:rFonts w:hint="default"/>
                  <w:vertAlign w:val="baseline"/>
                  <w:lang w:val="en-US" w:eastAsia="zh-CN"/>
                </w:rPr>
                <w:t>33</w:t>
              </w:r>
            </w:ins>
          </w:p>
        </w:tc>
        <w:tc>
          <w:tcPr>
            <w:tcW w:w="1162" w:type="dxa"/>
            <w:tcBorders>
              <w:top w:val="single" w:color="auto" w:sz="4" w:space="0"/>
              <w:left w:val="nil"/>
              <w:bottom w:val="nil"/>
              <w:right w:val="nil"/>
            </w:tcBorders>
            <w:vAlign w:val="center"/>
          </w:tcPr>
          <w:p>
            <w:pPr>
              <w:widowControl w:val="0"/>
              <w:jc w:val="center"/>
              <w:rPr>
                <w:ins w:id="333" w:author="alan" w:date="2024-04-25T10:18:20Z"/>
                <w:rFonts w:hint="default" w:ascii="Times New Roman" w:hAnsi="Times New Roman" w:eastAsia="宋体" w:cs="Times New Roman"/>
                <w:sz w:val="24"/>
                <w:vertAlign w:val="baseline"/>
                <w:lang w:val="en-US" w:eastAsia="zh-CN" w:bidi="ar-SA"/>
              </w:rPr>
            </w:pPr>
            <w:ins w:id="334" w:author="alan" w:date="2024-04-25T10:18:20Z">
              <w:r>
                <w:rPr>
                  <w:rFonts w:hint="default"/>
                  <w:vertAlign w:val="baseline"/>
                  <w:lang w:val="en-US" w:eastAsia="zh-CN"/>
                </w:rPr>
                <w:t>40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335" w:author="alan" w:date="2024-04-25T10:18:20Z"/>
        </w:trPr>
        <w:tc>
          <w:tcPr>
            <w:tcW w:w="1814" w:type="dxa"/>
            <w:tcBorders>
              <w:top w:val="nil"/>
              <w:left w:val="nil"/>
              <w:bottom w:val="nil"/>
              <w:right w:val="nil"/>
            </w:tcBorders>
            <w:vAlign w:val="center"/>
          </w:tcPr>
          <w:p>
            <w:pPr>
              <w:widowControl w:val="0"/>
              <w:jc w:val="center"/>
              <w:rPr>
                <w:ins w:id="336" w:author="alan" w:date="2024-04-25T10:18:20Z"/>
                <w:rFonts w:hint="default"/>
                <w:vertAlign w:val="baseline"/>
                <w:lang w:val="en-US" w:eastAsia="zh-CN"/>
              </w:rPr>
            </w:pPr>
            <w:ins w:id="337" w:author="alan" w:date="2024-04-25T10:18:20Z">
              <w:r>
                <w:rPr>
                  <w:rFonts w:hint="eastAsia"/>
                  <w:vertAlign w:val="baseline"/>
                  <w:lang w:val="en-US" w:eastAsia="zh-CN"/>
                </w:rPr>
                <w:t>保温压力</w:t>
              </w:r>
            </w:ins>
            <w:ins w:id="338" w:author="alan" w:date="2024-04-25T10:18:20Z">
              <w:r>
                <w:rPr>
                  <w:rFonts w:hint="default"/>
                  <w:vertAlign w:val="baseline"/>
                  <w:lang w:val="en-US" w:eastAsia="zh-CN"/>
                </w:rPr>
                <w:t>(</w:t>
              </w:r>
            </w:ins>
            <w:ins w:id="339" w:author="alan" w:date="2024-04-25T10:18:20Z">
              <w:r>
                <w:rPr>
                  <w:rFonts w:hint="eastAsia"/>
                  <w:vertAlign w:val="baseline"/>
                  <w:lang w:val="en-US" w:eastAsia="zh-CN"/>
                </w:rPr>
                <w:t>MPa</w:t>
              </w:r>
            </w:ins>
            <w:ins w:id="340" w:author="alan" w:date="2024-04-25T10:18:20Z">
              <w:r>
                <w:rPr>
                  <w:rFonts w:hint="default"/>
                  <w:vertAlign w:val="baseline"/>
                  <w:lang w:val="en-US" w:eastAsia="zh-CN"/>
                </w:rPr>
                <w:t>)</w:t>
              </w:r>
            </w:ins>
          </w:p>
        </w:tc>
        <w:tc>
          <w:tcPr>
            <w:tcW w:w="1162" w:type="dxa"/>
            <w:tcBorders>
              <w:top w:val="nil"/>
              <w:left w:val="nil"/>
              <w:bottom w:val="nil"/>
              <w:right w:val="nil"/>
            </w:tcBorders>
            <w:vAlign w:val="center"/>
          </w:tcPr>
          <w:p>
            <w:pPr>
              <w:widowControl w:val="0"/>
              <w:jc w:val="center"/>
              <w:rPr>
                <w:ins w:id="341" w:author="alan" w:date="2024-04-25T10:18:20Z"/>
                <w:rFonts w:hint="default" w:ascii="Times New Roman" w:hAnsi="Times New Roman" w:eastAsia="宋体" w:cs="Times New Roman"/>
                <w:sz w:val="24"/>
                <w:vertAlign w:val="baseline"/>
                <w:lang w:val="en-US" w:eastAsia="zh-CN" w:bidi="ar-SA"/>
              </w:rPr>
            </w:pPr>
            <w:ins w:id="342" w:author="alan" w:date="2024-04-25T10:18:20Z">
              <w:r>
                <w:rPr>
                  <w:rFonts w:hint="default"/>
                  <w:vertAlign w:val="baseline"/>
                  <w:lang w:val="en-US" w:eastAsia="zh-CN"/>
                </w:rPr>
                <w:t>1.4</w:t>
              </w:r>
            </w:ins>
          </w:p>
        </w:tc>
        <w:tc>
          <w:tcPr>
            <w:tcW w:w="1162" w:type="dxa"/>
            <w:tcBorders>
              <w:top w:val="nil"/>
              <w:left w:val="nil"/>
              <w:bottom w:val="nil"/>
              <w:right w:val="nil"/>
            </w:tcBorders>
            <w:vAlign w:val="center"/>
          </w:tcPr>
          <w:p>
            <w:pPr>
              <w:widowControl w:val="0"/>
              <w:jc w:val="center"/>
              <w:rPr>
                <w:ins w:id="343" w:author="alan" w:date="2024-04-25T10:18:20Z"/>
                <w:rFonts w:hint="default"/>
                <w:vertAlign w:val="baseline"/>
                <w:lang w:val="en-US" w:eastAsia="zh-CN"/>
              </w:rPr>
            </w:pPr>
            <w:ins w:id="344" w:author="alan" w:date="2024-04-25T10:18:20Z">
              <w:r>
                <w:rPr>
                  <w:rFonts w:hint="default"/>
                  <w:vertAlign w:val="baseline"/>
                  <w:lang w:val="en-US" w:eastAsia="zh-CN"/>
                </w:rPr>
                <w:t>1.9</w:t>
              </w:r>
            </w:ins>
          </w:p>
        </w:tc>
        <w:tc>
          <w:tcPr>
            <w:tcW w:w="1162" w:type="dxa"/>
            <w:tcBorders>
              <w:top w:val="nil"/>
              <w:left w:val="nil"/>
              <w:bottom w:val="nil"/>
              <w:right w:val="nil"/>
            </w:tcBorders>
            <w:vAlign w:val="center"/>
          </w:tcPr>
          <w:p>
            <w:pPr>
              <w:widowControl w:val="0"/>
              <w:jc w:val="center"/>
              <w:rPr>
                <w:ins w:id="345" w:author="alan" w:date="2024-04-25T10:18:20Z"/>
                <w:rFonts w:hint="default"/>
                <w:vertAlign w:val="baseline"/>
                <w:lang w:val="en-US" w:eastAsia="zh-CN"/>
              </w:rPr>
            </w:pPr>
            <w:ins w:id="346" w:author="alan" w:date="2024-04-25T10:18:20Z">
              <w:r>
                <w:rPr>
                  <w:rFonts w:hint="default"/>
                  <w:vertAlign w:val="baseline"/>
                  <w:lang w:val="en-US" w:eastAsia="zh-CN"/>
                </w:rPr>
                <w:t>2.6</w:t>
              </w:r>
            </w:ins>
          </w:p>
        </w:tc>
        <w:tc>
          <w:tcPr>
            <w:tcW w:w="1162" w:type="dxa"/>
            <w:tcBorders>
              <w:top w:val="nil"/>
              <w:left w:val="nil"/>
              <w:bottom w:val="nil"/>
              <w:right w:val="nil"/>
            </w:tcBorders>
            <w:vAlign w:val="center"/>
          </w:tcPr>
          <w:p>
            <w:pPr>
              <w:widowControl w:val="0"/>
              <w:jc w:val="center"/>
              <w:rPr>
                <w:ins w:id="347" w:author="alan" w:date="2024-04-25T10:18:20Z"/>
                <w:rFonts w:hint="default" w:ascii="Times New Roman" w:hAnsi="Times New Roman" w:eastAsia="宋体" w:cs="Times New Roman"/>
                <w:sz w:val="24"/>
                <w:vertAlign w:val="baseline"/>
                <w:lang w:val="en-US" w:eastAsia="zh-CN" w:bidi="ar-SA"/>
              </w:rPr>
            </w:pPr>
            <w:ins w:id="348" w:author="alan" w:date="2024-04-25T10:18:20Z">
              <w:r>
                <w:rPr>
                  <w:rFonts w:hint="default"/>
                  <w:vertAlign w:val="baseline"/>
                  <w:lang w:val="en-US" w:eastAsia="zh-CN"/>
                </w:rPr>
                <w:t>3.5</w:t>
              </w:r>
            </w:ins>
          </w:p>
        </w:tc>
        <w:tc>
          <w:tcPr>
            <w:tcW w:w="1162" w:type="dxa"/>
            <w:tcBorders>
              <w:top w:val="nil"/>
              <w:left w:val="nil"/>
              <w:bottom w:val="nil"/>
              <w:right w:val="nil"/>
            </w:tcBorders>
            <w:vAlign w:val="center"/>
          </w:tcPr>
          <w:p>
            <w:pPr>
              <w:widowControl w:val="0"/>
              <w:jc w:val="center"/>
              <w:rPr>
                <w:ins w:id="349" w:author="alan" w:date="2024-04-25T10:18:20Z"/>
                <w:rFonts w:hint="default"/>
                <w:vertAlign w:val="baseline"/>
                <w:lang w:val="en-US" w:eastAsia="zh-CN"/>
              </w:rPr>
            </w:pPr>
            <w:ins w:id="350" w:author="alan" w:date="2024-04-25T10:18:20Z">
              <w:r>
                <w:rPr>
                  <w:rFonts w:hint="default"/>
                  <w:vertAlign w:val="baseline"/>
                  <w:lang w:val="en-US" w:eastAsia="zh-CN"/>
                </w:rPr>
                <w:t>4.5</w:t>
              </w:r>
            </w:ins>
          </w:p>
        </w:tc>
        <w:tc>
          <w:tcPr>
            <w:tcW w:w="1162" w:type="dxa"/>
            <w:tcBorders>
              <w:top w:val="nil"/>
              <w:left w:val="nil"/>
              <w:bottom w:val="nil"/>
              <w:right w:val="nil"/>
            </w:tcBorders>
            <w:vAlign w:val="center"/>
          </w:tcPr>
          <w:p>
            <w:pPr>
              <w:widowControl w:val="0"/>
              <w:jc w:val="center"/>
              <w:rPr>
                <w:ins w:id="351" w:author="alan" w:date="2024-04-25T10:18:20Z"/>
                <w:rFonts w:hint="default" w:ascii="Times New Roman" w:hAnsi="Times New Roman" w:eastAsia="宋体" w:cs="Times New Roman"/>
                <w:sz w:val="24"/>
                <w:vertAlign w:val="baseline"/>
                <w:lang w:val="en-US" w:eastAsia="zh-CN" w:bidi="ar-SA"/>
              </w:rPr>
            </w:pPr>
            <w:ins w:id="352" w:author="alan" w:date="2024-04-25T10:18:20Z">
              <w:r>
                <w:rPr>
                  <w:rFonts w:hint="default"/>
                  <w:vertAlign w:val="baseline"/>
                  <w:lang w:val="en-US" w:eastAsia="zh-CN"/>
                </w:rPr>
                <w:t>6.5</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353" w:author="alan" w:date="2024-04-25T10:18:20Z"/>
        </w:trPr>
        <w:tc>
          <w:tcPr>
            <w:tcW w:w="1814" w:type="dxa"/>
            <w:tcBorders>
              <w:top w:val="nil"/>
              <w:left w:val="nil"/>
              <w:bottom w:val="nil"/>
              <w:right w:val="nil"/>
            </w:tcBorders>
            <w:vAlign w:val="center"/>
          </w:tcPr>
          <w:p>
            <w:pPr>
              <w:widowControl w:val="0"/>
              <w:jc w:val="center"/>
              <w:rPr>
                <w:ins w:id="354" w:author="alan" w:date="2024-04-25T10:18:20Z"/>
                <w:rFonts w:hint="default"/>
                <w:vertAlign w:val="baseline"/>
                <w:lang w:val="en-US" w:eastAsia="zh-CN"/>
              </w:rPr>
            </w:pPr>
            <w:ins w:id="355" w:author="alan" w:date="2024-04-25T10:18:20Z">
              <w:r>
                <w:rPr>
                  <w:rFonts w:hint="eastAsia"/>
                  <w:vertAlign w:val="baseline"/>
                  <w:lang w:val="en-US" w:eastAsia="zh-CN"/>
                </w:rPr>
                <w:t>原料称重</w:t>
              </w:r>
            </w:ins>
            <w:ins w:id="356" w:author="alan" w:date="2024-04-25T10:18:20Z">
              <w:r>
                <w:rPr>
                  <w:rFonts w:hint="default"/>
                  <w:vertAlign w:val="baseline"/>
                  <w:lang w:val="en-US" w:eastAsia="zh-CN"/>
                </w:rPr>
                <w:t>(g)</w:t>
              </w:r>
            </w:ins>
          </w:p>
        </w:tc>
        <w:tc>
          <w:tcPr>
            <w:tcW w:w="1162" w:type="dxa"/>
            <w:tcBorders>
              <w:top w:val="nil"/>
              <w:left w:val="nil"/>
              <w:bottom w:val="nil"/>
              <w:right w:val="nil"/>
            </w:tcBorders>
            <w:vAlign w:val="center"/>
          </w:tcPr>
          <w:p>
            <w:pPr>
              <w:widowControl w:val="0"/>
              <w:jc w:val="center"/>
              <w:rPr>
                <w:ins w:id="357" w:author="alan" w:date="2024-04-25T10:18:20Z"/>
                <w:rFonts w:hint="default"/>
                <w:vertAlign w:val="baseline"/>
                <w:lang w:val="en-US" w:eastAsia="zh-CN"/>
              </w:rPr>
            </w:pPr>
            <w:ins w:id="358" w:author="alan" w:date="2024-04-25T10:18:20Z">
              <w:r>
                <w:rPr>
                  <w:rFonts w:hint="default"/>
                  <w:vertAlign w:val="baseline"/>
                  <w:lang w:val="en-US" w:eastAsia="zh-CN"/>
                </w:rPr>
                <w:t>3.0002</w:t>
              </w:r>
            </w:ins>
          </w:p>
        </w:tc>
        <w:tc>
          <w:tcPr>
            <w:tcW w:w="1162" w:type="dxa"/>
            <w:tcBorders>
              <w:top w:val="nil"/>
              <w:left w:val="nil"/>
              <w:bottom w:val="nil"/>
              <w:right w:val="nil"/>
            </w:tcBorders>
            <w:vAlign w:val="center"/>
          </w:tcPr>
          <w:p>
            <w:pPr>
              <w:widowControl w:val="0"/>
              <w:jc w:val="center"/>
              <w:rPr>
                <w:ins w:id="359" w:author="alan" w:date="2024-04-25T10:18:20Z"/>
                <w:rFonts w:hint="default"/>
                <w:vertAlign w:val="baseline"/>
                <w:lang w:val="en-US" w:eastAsia="zh-CN"/>
              </w:rPr>
            </w:pPr>
            <w:ins w:id="360" w:author="alan" w:date="2024-04-25T10:18:20Z">
              <w:r>
                <w:rPr>
                  <w:rFonts w:hint="default"/>
                  <w:vertAlign w:val="baseline"/>
                  <w:lang w:val="en-US" w:eastAsia="zh-CN"/>
                </w:rPr>
                <w:t>3.0007</w:t>
              </w:r>
            </w:ins>
          </w:p>
        </w:tc>
        <w:tc>
          <w:tcPr>
            <w:tcW w:w="1162" w:type="dxa"/>
            <w:tcBorders>
              <w:top w:val="nil"/>
              <w:left w:val="nil"/>
              <w:bottom w:val="nil"/>
              <w:right w:val="nil"/>
            </w:tcBorders>
            <w:vAlign w:val="center"/>
          </w:tcPr>
          <w:p>
            <w:pPr>
              <w:widowControl w:val="0"/>
              <w:jc w:val="center"/>
              <w:rPr>
                <w:ins w:id="361" w:author="alan" w:date="2024-04-25T10:18:20Z"/>
                <w:rFonts w:hint="default"/>
                <w:vertAlign w:val="baseline"/>
                <w:lang w:val="en-US" w:eastAsia="zh-CN"/>
              </w:rPr>
            </w:pPr>
            <w:ins w:id="362" w:author="alan" w:date="2024-04-25T10:18:20Z">
              <w:r>
                <w:rPr>
                  <w:rFonts w:hint="default"/>
                  <w:vertAlign w:val="baseline"/>
                  <w:lang w:val="en-US" w:eastAsia="zh-CN"/>
                </w:rPr>
                <w:t>3.0000</w:t>
              </w:r>
            </w:ins>
          </w:p>
        </w:tc>
        <w:tc>
          <w:tcPr>
            <w:tcW w:w="1162" w:type="dxa"/>
            <w:tcBorders>
              <w:top w:val="nil"/>
              <w:left w:val="nil"/>
              <w:bottom w:val="nil"/>
              <w:right w:val="nil"/>
            </w:tcBorders>
            <w:vAlign w:val="center"/>
          </w:tcPr>
          <w:p>
            <w:pPr>
              <w:widowControl w:val="0"/>
              <w:jc w:val="center"/>
              <w:rPr>
                <w:ins w:id="363" w:author="alan" w:date="2024-04-25T10:18:20Z"/>
                <w:rFonts w:hint="default"/>
                <w:vertAlign w:val="baseline"/>
                <w:lang w:val="en-US" w:eastAsia="zh-CN"/>
              </w:rPr>
            </w:pPr>
            <w:ins w:id="364" w:author="alan" w:date="2024-04-25T10:18:20Z">
              <w:r>
                <w:rPr>
                  <w:rFonts w:hint="default"/>
                  <w:vertAlign w:val="baseline"/>
                  <w:lang w:val="en-US" w:eastAsia="zh-CN"/>
                </w:rPr>
                <w:t>3.0005</w:t>
              </w:r>
            </w:ins>
          </w:p>
        </w:tc>
        <w:tc>
          <w:tcPr>
            <w:tcW w:w="1162" w:type="dxa"/>
            <w:tcBorders>
              <w:top w:val="nil"/>
              <w:left w:val="nil"/>
              <w:bottom w:val="nil"/>
              <w:right w:val="nil"/>
            </w:tcBorders>
            <w:vAlign w:val="center"/>
          </w:tcPr>
          <w:p>
            <w:pPr>
              <w:widowControl w:val="0"/>
              <w:jc w:val="center"/>
              <w:rPr>
                <w:ins w:id="365" w:author="alan" w:date="2024-04-25T10:18:20Z"/>
                <w:rFonts w:hint="default"/>
                <w:vertAlign w:val="baseline"/>
                <w:lang w:val="en-US" w:eastAsia="zh-CN"/>
              </w:rPr>
            </w:pPr>
            <w:ins w:id="366" w:author="alan" w:date="2024-04-25T10:18:20Z">
              <w:r>
                <w:rPr>
                  <w:rFonts w:hint="default"/>
                  <w:vertAlign w:val="baseline"/>
                  <w:lang w:val="en-US" w:eastAsia="zh-CN"/>
                </w:rPr>
                <w:t>3.0006</w:t>
              </w:r>
            </w:ins>
          </w:p>
        </w:tc>
        <w:tc>
          <w:tcPr>
            <w:tcW w:w="1162" w:type="dxa"/>
            <w:tcBorders>
              <w:top w:val="nil"/>
              <w:left w:val="nil"/>
              <w:bottom w:val="nil"/>
              <w:right w:val="nil"/>
            </w:tcBorders>
            <w:vAlign w:val="center"/>
          </w:tcPr>
          <w:p>
            <w:pPr>
              <w:widowControl w:val="0"/>
              <w:jc w:val="center"/>
              <w:rPr>
                <w:ins w:id="367" w:author="alan" w:date="2024-04-25T10:18:20Z"/>
                <w:rFonts w:hint="default"/>
                <w:vertAlign w:val="baseline"/>
                <w:lang w:val="en-US" w:eastAsia="zh-CN"/>
              </w:rPr>
            </w:pPr>
            <w:ins w:id="368" w:author="alan" w:date="2024-04-25T10:18:20Z">
              <w:r>
                <w:rPr>
                  <w:rFonts w:hint="default"/>
                  <w:vertAlign w:val="baseline"/>
                  <w:lang w:val="en-US" w:eastAsia="zh-CN"/>
                </w:rPr>
                <w:t>3.0003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369" w:author="alan" w:date="2024-04-25T10:18:20Z"/>
        </w:trPr>
        <w:tc>
          <w:tcPr>
            <w:tcW w:w="1814" w:type="dxa"/>
            <w:tcBorders>
              <w:top w:val="nil"/>
              <w:left w:val="nil"/>
              <w:bottom w:val="nil"/>
              <w:right w:val="nil"/>
            </w:tcBorders>
            <w:vAlign w:val="center"/>
          </w:tcPr>
          <w:p>
            <w:pPr>
              <w:widowControl w:val="0"/>
              <w:jc w:val="center"/>
              <w:rPr>
                <w:ins w:id="370" w:author="alan" w:date="2024-04-25T10:18:20Z"/>
                <w:rFonts w:hint="default"/>
                <w:vertAlign w:val="baseline"/>
                <w:lang w:val="en-US" w:eastAsia="zh-CN"/>
              </w:rPr>
            </w:pPr>
            <w:ins w:id="371" w:author="alan" w:date="2024-04-25T10:18:20Z">
              <w:r>
                <w:rPr>
                  <w:rFonts w:hint="eastAsia"/>
                  <w:vertAlign w:val="baseline"/>
                  <w:lang w:val="en-US" w:eastAsia="zh-CN"/>
                </w:rPr>
                <w:t>产物称重</w:t>
              </w:r>
            </w:ins>
            <w:ins w:id="372" w:author="alan" w:date="2024-04-25T10:18:20Z">
              <w:r>
                <w:rPr>
                  <w:rFonts w:hint="default"/>
                  <w:vertAlign w:val="baseline"/>
                  <w:lang w:val="en-US" w:eastAsia="zh-CN"/>
                </w:rPr>
                <w:t>(g)</w:t>
              </w:r>
            </w:ins>
          </w:p>
        </w:tc>
        <w:tc>
          <w:tcPr>
            <w:tcW w:w="1162" w:type="dxa"/>
            <w:tcBorders>
              <w:top w:val="nil"/>
              <w:left w:val="nil"/>
              <w:bottom w:val="nil"/>
              <w:right w:val="nil"/>
            </w:tcBorders>
            <w:vAlign w:val="center"/>
          </w:tcPr>
          <w:p>
            <w:pPr>
              <w:widowControl w:val="0"/>
              <w:jc w:val="center"/>
              <w:rPr>
                <w:ins w:id="373" w:author="alan" w:date="2024-04-25T10:18:20Z"/>
                <w:rFonts w:hint="default" w:ascii="Times New Roman" w:hAnsi="Times New Roman" w:eastAsia="宋体" w:cs="Times New Roman"/>
                <w:sz w:val="24"/>
                <w:vertAlign w:val="baseline"/>
                <w:lang w:val="en-US" w:eastAsia="zh-CN" w:bidi="ar-SA"/>
              </w:rPr>
            </w:pPr>
            <w:ins w:id="374" w:author="alan" w:date="2024-04-25T10:18:20Z">
              <w:r>
                <w:rPr>
                  <w:rFonts w:hint="default"/>
                  <w:vertAlign w:val="baseline"/>
                  <w:lang w:val="en-US" w:eastAsia="zh-CN"/>
                </w:rPr>
                <w:t>0.7823</w:t>
              </w:r>
            </w:ins>
          </w:p>
        </w:tc>
        <w:tc>
          <w:tcPr>
            <w:tcW w:w="1162" w:type="dxa"/>
            <w:tcBorders>
              <w:top w:val="nil"/>
              <w:left w:val="nil"/>
              <w:bottom w:val="nil"/>
              <w:right w:val="nil"/>
            </w:tcBorders>
            <w:vAlign w:val="center"/>
          </w:tcPr>
          <w:p>
            <w:pPr>
              <w:widowControl w:val="0"/>
              <w:jc w:val="center"/>
              <w:rPr>
                <w:ins w:id="375" w:author="alan" w:date="2024-04-25T10:18:20Z"/>
                <w:rFonts w:hint="default"/>
                <w:vertAlign w:val="baseline"/>
                <w:lang w:val="en-US" w:eastAsia="zh-CN"/>
              </w:rPr>
            </w:pPr>
            <w:ins w:id="376" w:author="alan" w:date="2024-04-25T10:18:20Z">
              <w:r>
                <w:rPr>
                  <w:rFonts w:hint="default"/>
                  <w:vertAlign w:val="baseline"/>
                  <w:lang w:val="en-US" w:eastAsia="zh-CN"/>
                </w:rPr>
                <w:t>0.9248</w:t>
              </w:r>
            </w:ins>
          </w:p>
        </w:tc>
        <w:tc>
          <w:tcPr>
            <w:tcW w:w="1162" w:type="dxa"/>
            <w:tcBorders>
              <w:top w:val="nil"/>
              <w:left w:val="nil"/>
              <w:bottom w:val="nil"/>
              <w:right w:val="nil"/>
            </w:tcBorders>
            <w:vAlign w:val="center"/>
          </w:tcPr>
          <w:p>
            <w:pPr>
              <w:widowControl w:val="0"/>
              <w:jc w:val="center"/>
              <w:rPr>
                <w:ins w:id="377" w:author="alan" w:date="2024-04-25T10:18:20Z"/>
                <w:rFonts w:hint="default"/>
                <w:vertAlign w:val="baseline"/>
                <w:lang w:val="en-US" w:eastAsia="zh-CN"/>
              </w:rPr>
            </w:pPr>
            <w:ins w:id="378" w:author="alan" w:date="2024-04-25T10:18:20Z">
              <w:r>
                <w:rPr>
                  <w:rFonts w:hint="default"/>
                  <w:vertAlign w:val="baseline"/>
                  <w:lang w:val="en-US" w:eastAsia="zh-CN"/>
                </w:rPr>
                <w:t>0.9887</w:t>
              </w:r>
            </w:ins>
          </w:p>
        </w:tc>
        <w:tc>
          <w:tcPr>
            <w:tcW w:w="1162" w:type="dxa"/>
            <w:tcBorders>
              <w:top w:val="nil"/>
              <w:left w:val="nil"/>
              <w:bottom w:val="nil"/>
              <w:right w:val="nil"/>
            </w:tcBorders>
            <w:vAlign w:val="center"/>
          </w:tcPr>
          <w:p>
            <w:pPr>
              <w:widowControl w:val="0"/>
              <w:jc w:val="center"/>
              <w:rPr>
                <w:ins w:id="379" w:author="alan" w:date="2024-04-25T10:18:20Z"/>
                <w:rFonts w:hint="default" w:ascii="Times New Roman" w:hAnsi="Times New Roman" w:eastAsia="宋体" w:cs="Times New Roman"/>
                <w:sz w:val="24"/>
                <w:vertAlign w:val="baseline"/>
                <w:lang w:val="en-US" w:eastAsia="zh-CN" w:bidi="ar-SA"/>
              </w:rPr>
            </w:pPr>
            <w:ins w:id="380" w:author="alan" w:date="2024-04-25T10:18:20Z">
              <w:r>
                <w:rPr>
                  <w:rFonts w:hint="default"/>
                  <w:vertAlign w:val="baseline"/>
                  <w:lang w:val="en-US" w:eastAsia="zh-CN"/>
                </w:rPr>
                <w:t>0.9600</w:t>
              </w:r>
            </w:ins>
          </w:p>
        </w:tc>
        <w:tc>
          <w:tcPr>
            <w:tcW w:w="1162" w:type="dxa"/>
            <w:tcBorders>
              <w:top w:val="nil"/>
              <w:left w:val="nil"/>
              <w:bottom w:val="nil"/>
              <w:right w:val="nil"/>
            </w:tcBorders>
            <w:vAlign w:val="center"/>
          </w:tcPr>
          <w:p>
            <w:pPr>
              <w:widowControl w:val="0"/>
              <w:jc w:val="center"/>
              <w:rPr>
                <w:ins w:id="381" w:author="alan" w:date="2024-04-25T10:18:20Z"/>
                <w:rFonts w:hint="default"/>
                <w:vertAlign w:val="baseline"/>
                <w:lang w:val="en-US" w:eastAsia="zh-CN"/>
              </w:rPr>
            </w:pPr>
            <w:ins w:id="382" w:author="alan" w:date="2024-04-25T10:18:20Z">
              <w:r>
                <w:rPr>
                  <w:rFonts w:hint="default"/>
                  <w:vertAlign w:val="baseline"/>
                  <w:lang w:val="en-US" w:eastAsia="zh-CN"/>
                </w:rPr>
                <w:t>0.8680</w:t>
              </w:r>
            </w:ins>
          </w:p>
        </w:tc>
        <w:tc>
          <w:tcPr>
            <w:tcW w:w="1162" w:type="dxa"/>
            <w:tcBorders>
              <w:top w:val="nil"/>
              <w:left w:val="nil"/>
              <w:bottom w:val="nil"/>
              <w:right w:val="nil"/>
            </w:tcBorders>
            <w:vAlign w:val="center"/>
          </w:tcPr>
          <w:p>
            <w:pPr>
              <w:widowControl w:val="0"/>
              <w:jc w:val="center"/>
              <w:rPr>
                <w:ins w:id="383" w:author="alan" w:date="2024-04-25T10:18:20Z"/>
                <w:rFonts w:hint="default" w:ascii="Times New Roman" w:hAnsi="Times New Roman" w:eastAsia="宋体" w:cs="Times New Roman"/>
                <w:sz w:val="24"/>
                <w:vertAlign w:val="baseline"/>
                <w:lang w:val="en-US" w:eastAsia="zh-CN" w:bidi="ar-SA"/>
              </w:rPr>
            </w:pPr>
            <w:ins w:id="384" w:author="alan" w:date="2024-04-25T10:18:20Z">
              <w:r>
                <w:rPr>
                  <w:rFonts w:hint="default"/>
                  <w:vertAlign w:val="baseline"/>
                  <w:lang w:val="en-US" w:eastAsia="zh-CN"/>
                </w:rPr>
                <w:t>0.8551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385" w:author="alan" w:date="2024-04-25T10:18:20Z"/>
        </w:trPr>
        <w:tc>
          <w:tcPr>
            <w:tcW w:w="1814" w:type="dxa"/>
            <w:tcBorders>
              <w:top w:val="nil"/>
              <w:left w:val="nil"/>
              <w:bottom w:val="single" w:color="auto" w:sz="12" w:space="0"/>
              <w:right w:val="nil"/>
            </w:tcBorders>
            <w:vAlign w:val="center"/>
          </w:tcPr>
          <w:p>
            <w:pPr>
              <w:widowControl w:val="0"/>
              <w:jc w:val="center"/>
              <w:rPr>
                <w:ins w:id="386" w:author="alan" w:date="2024-04-25T10:18:20Z"/>
                <w:rFonts w:hint="default"/>
                <w:vertAlign w:val="baseline"/>
                <w:lang w:val="en-US" w:eastAsia="zh-CN"/>
              </w:rPr>
            </w:pPr>
            <w:ins w:id="387" w:author="alan" w:date="2024-04-25T10:18:20Z">
              <w:r>
                <w:rPr>
                  <w:rFonts w:hint="eastAsia"/>
                  <w:vertAlign w:val="baseline"/>
                  <w:lang w:val="en-US" w:eastAsia="zh-CN"/>
                </w:rPr>
                <w:t>炭得率</w:t>
              </w:r>
            </w:ins>
            <w:ins w:id="388" w:author="alan" w:date="2024-04-25T10:18:20Z">
              <w:r>
                <w:rPr>
                  <w:rFonts w:hint="default"/>
                  <w:vertAlign w:val="baseline"/>
                  <w:lang w:val="en-US" w:eastAsia="zh-CN"/>
                </w:rPr>
                <w:t>(%)</w:t>
              </w:r>
            </w:ins>
          </w:p>
        </w:tc>
        <w:tc>
          <w:tcPr>
            <w:tcW w:w="1162" w:type="dxa"/>
            <w:tcBorders>
              <w:top w:val="nil"/>
              <w:left w:val="nil"/>
              <w:bottom w:val="single" w:color="auto" w:sz="12" w:space="0"/>
              <w:right w:val="nil"/>
            </w:tcBorders>
            <w:vAlign w:val="center"/>
          </w:tcPr>
          <w:p>
            <w:pPr>
              <w:widowControl w:val="0"/>
              <w:jc w:val="center"/>
              <w:rPr>
                <w:ins w:id="389" w:author="alan" w:date="2024-04-25T10:18:20Z"/>
                <w:rFonts w:hint="default"/>
                <w:vertAlign w:val="baseline"/>
                <w:lang w:val="en-US" w:eastAsia="zh-CN"/>
              </w:rPr>
            </w:pPr>
            <w:ins w:id="390" w:author="alan" w:date="2024-04-25T10:18:20Z">
              <w:r>
                <w:rPr>
                  <w:rFonts w:hint="default"/>
                  <w:vertAlign w:val="baseline"/>
                  <w:lang w:val="en-US" w:eastAsia="zh-CN"/>
                </w:rPr>
                <w:t>26.08</w:t>
              </w:r>
            </w:ins>
          </w:p>
        </w:tc>
        <w:tc>
          <w:tcPr>
            <w:tcW w:w="1162" w:type="dxa"/>
            <w:tcBorders>
              <w:top w:val="nil"/>
              <w:left w:val="nil"/>
              <w:bottom w:val="single" w:color="auto" w:sz="12" w:space="0"/>
              <w:right w:val="nil"/>
            </w:tcBorders>
            <w:vAlign w:val="center"/>
          </w:tcPr>
          <w:p>
            <w:pPr>
              <w:widowControl w:val="0"/>
              <w:jc w:val="center"/>
              <w:rPr>
                <w:ins w:id="391" w:author="alan" w:date="2024-04-25T10:18:20Z"/>
                <w:rFonts w:hint="default"/>
                <w:vertAlign w:val="baseline"/>
                <w:lang w:val="en-US" w:eastAsia="zh-CN"/>
              </w:rPr>
            </w:pPr>
            <w:ins w:id="392" w:author="alan" w:date="2024-04-25T10:18:20Z">
              <w:r>
                <w:rPr>
                  <w:rFonts w:hint="default"/>
                  <w:vertAlign w:val="baseline"/>
                  <w:lang w:val="en-US" w:eastAsia="zh-CN"/>
                </w:rPr>
                <w:t>30.83</w:t>
              </w:r>
            </w:ins>
          </w:p>
        </w:tc>
        <w:tc>
          <w:tcPr>
            <w:tcW w:w="1162" w:type="dxa"/>
            <w:tcBorders>
              <w:top w:val="nil"/>
              <w:left w:val="nil"/>
              <w:bottom w:val="single" w:color="auto" w:sz="12" w:space="0"/>
              <w:right w:val="nil"/>
            </w:tcBorders>
            <w:vAlign w:val="center"/>
          </w:tcPr>
          <w:p>
            <w:pPr>
              <w:widowControl w:val="0"/>
              <w:jc w:val="center"/>
              <w:rPr>
                <w:ins w:id="393" w:author="alan" w:date="2024-04-25T10:18:20Z"/>
                <w:rFonts w:hint="default"/>
                <w:vertAlign w:val="baseline"/>
                <w:lang w:val="en-US" w:eastAsia="zh-CN"/>
              </w:rPr>
            </w:pPr>
            <w:ins w:id="394" w:author="alan" w:date="2024-04-25T10:18:20Z">
              <w:r>
                <w:rPr>
                  <w:rFonts w:hint="default"/>
                  <w:vertAlign w:val="baseline"/>
                  <w:lang w:val="en-US" w:eastAsia="zh-CN"/>
                </w:rPr>
                <w:t>32.96</w:t>
              </w:r>
            </w:ins>
          </w:p>
        </w:tc>
        <w:tc>
          <w:tcPr>
            <w:tcW w:w="1162" w:type="dxa"/>
            <w:tcBorders>
              <w:top w:val="nil"/>
              <w:left w:val="nil"/>
              <w:bottom w:val="single" w:color="auto" w:sz="12" w:space="0"/>
              <w:right w:val="nil"/>
            </w:tcBorders>
            <w:vAlign w:val="center"/>
          </w:tcPr>
          <w:p>
            <w:pPr>
              <w:widowControl w:val="0"/>
              <w:jc w:val="center"/>
              <w:rPr>
                <w:ins w:id="395" w:author="alan" w:date="2024-04-25T10:18:20Z"/>
                <w:rFonts w:hint="default"/>
                <w:vertAlign w:val="baseline"/>
                <w:lang w:val="en-US" w:eastAsia="zh-CN"/>
              </w:rPr>
            </w:pPr>
            <w:ins w:id="396" w:author="alan" w:date="2024-04-25T10:18:20Z">
              <w:r>
                <w:rPr>
                  <w:rFonts w:hint="default"/>
                  <w:vertAlign w:val="baseline"/>
                  <w:lang w:val="en-US" w:eastAsia="zh-CN"/>
                </w:rPr>
                <w:t>32.00</w:t>
              </w:r>
            </w:ins>
          </w:p>
        </w:tc>
        <w:tc>
          <w:tcPr>
            <w:tcW w:w="1162" w:type="dxa"/>
            <w:tcBorders>
              <w:top w:val="nil"/>
              <w:left w:val="nil"/>
              <w:bottom w:val="single" w:color="auto" w:sz="12" w:space="0"/>
              <w:right w:val="nil"/>
            </w:tcBorders>
            <w:vAlign w:val="center"/>
          </w:tcPr>
          <w:p>
            <w:pPr>
              <w:widowControl w:val="0"/>
              <w:jc w:val="center"/>
              <w:rPr>
                <w:ins w:id="397" w:author="alan" w:date="2024-04-25T10:18:20Z"/>
                <w:rFonts w:hint="default"/>
                <w:vertAlign w:val="baseline"/>
                <w:lang w:val="en-US" w:eastAsia="zh-CN"/>
              </w:rPr>
            </w:pPr>
            <w:ins w:id="398" w:author="alan" w:date="2024-04-25T10:18:20Z">
              <w:r>
                <w:rPr>
                  <w:rFonts w:hint="default"/>
                  <w:vertAlign w:val="baseline"/>
                  <w:lang w:val="en-US" w:eastAsia="zh-CN"/>
                </w:rPr>
                <w:t>28.93</w:t>
              </w:r>
            </w:ins>
          </w:p>
        </w:tc>
        <w:tc>
          <w:tcPr>
            <w:tcW w:w="1162" w:type="dxa"/>
            <w:tcBorders>
              <w:top w:val="nil"/>
              <w:left w:val="nil"/>
              <w:bottom w:val="single" w:color="auto" w:sz="12" w:space="0"/>
              <w:right w:val="nil"/>
            </w:tcBorders>
            <w:vAlign w:val="center"/>
          </w:tcPr>
          <w:p>
            <w:pPr>
              <w:widowControl w:val="0"/>
              <w:jc w:val="center"/>
              <w:rPr>
                <w:ins w:id="399" w:author="alan" w:date="2024-04-25T10:18:20Z"/>
                <w:rFonts w:hint="default"/>
                <w:vertAlign w:val="baseline"/>
                <w:lang w:val="en-US" w:eastAsia="zh-CN"/>
              </w:rPr>
            </w:pPr>
            <w:ins w:id="400" w:author="alan" w:date="2024-04-25T10:18:20Z">
              <w:r>
                <w:rPr>
                  <w:rFonts w:hint="default"/>
                  <w:vertAlign w:val="baseline"/>
                  <w:lang w:val="en-US" w:eastAsia="zh-CN"/>
                </w:rPr>
                <w:t>28.50</w:t>
              </w:r>
            </w:ins>
          </w:p>
        </w:tc>
      </w:tr>
    </w:tbl>
    <w:p>
      <w:pPr>
        <w:ind w:firstLine="480" w:firstLineChars="200"/>
        <w:rPr>
          <w:ins w:id="401" w:author="alan" w:date="2024-04-25T10:18:20Z"/>
          <w:rFonts w:hint="default"/>
          <w:lang w:val="en-US" w:eastAsia="zh-CN"/>
        </w:rPr>
      </w:pPr>
    </w:p>
    <w:p>
      <w:pPr>
        <w:spacing w:line="360" w:lineRule="auto"/>
        <w:ind w:firstLine="480" w:firstLineChars="200"/>
        <w:rPr>
          <w:ins w:id="402" w:author="alan" w:date="2024-04-25T10:18:20Z"/>
          <w:rFonts w:hint="default"/>
          <w:lang w:val="en-US" w:eastAsia="zh-CN"/>
        </w:rPr>
      </w:pPr>
      <w:ins w:id="403" w:author="alan" w:date="2024-04-25T10:18:20Z">
        <w:r>
          <w:rPr>
            <w:rFonts w:hint="eastAsia"/>
            <w:lang w:val="en-US" w:eastAsia="zh-CN"/>
          </w:rPr>
          <w:t>根据表3，可绘制出木糖与水热液反应炭得率随着反应温度升高的走势曲线图，见图</w:t>
        </w:r>
      </w:ins>
      <w:ins w:id="404" w:author="alan" w:date="2024-04-25T10:18:20Z">
        <w:r>
          <w:rPr>
            <w:rFonts w:hint="default"/>
            <w:lang w:val="en-US" w:eastAsia="zh-CN"/>
          </w:rPr>
          <w:t>5</w:t>
        </w:r>
      </w:ins>
      <w:ins w:id="405" w:author="alan" w:date="2024-04-25T10:18:20Z">
        <w:r>
          <w:rPr>
            <w:rFonts w:hint="eastAsia"/>
            <w:lang w:val="en-US" w:eastAsia="zh-CN"/>
          </w:rPr>
          <w:t>。</w:t>
        </w:r>
      </w:ins>
    </w:p>
    <w:p>
      <w:pPr>
        <w:ind w:firstLine="0" w:firstLineChars="0"/>
        <w:jc w:val="center"/>
        <w:rPr>
          <w:ins w:id="406" w:author="alan" w:date="2024-04-25T10:18:20Z"/>
          <w:rFonts w:hint="default"/>
          <w:lang w:val="en-US" w:eastAsia="zh-CN"/>
        </w:rPr>
      </w:pPr>
    </w:p>
    <w:p>
      <w:pPr>
        <w:ind w:firstLine="0" w:firstLineChars="0"/>
        <w:jc w:val="center"/>
        <w:rPr>
          <w:ins w:id="407" w:author="alan" w:date="2024-04-25T10:18:20Z"/>
          <w:rFonts w:hint="default"/>
          <w:sz w:val="10"/>
          <w:szCs w:val="4"/>
        </w:rPr>
      </w:pPr>
      <w:ins w:id="408" w:author="alan" w:date="2024-04-25T11:11:52Z">
        <w:r>
          <w:rPr/>
          <w:drawing>
            <wp:inline distT="0" distB="0" distL="114300" distR="114300">
              <wp:extent cx="4370705" cy="2764155"/>
              <wp:effectExtent l="0" t="0" r="10795"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370705" cy="2764155"/>
                      </a:xfrm>
                      <a:prstGeom prst="rect">
                        <a:avLst/>
                      </a:prstGeom>
                      <a:noFill/>
                      <a:ln>
                        <a:noFill/>
                      </a:ln>
                    </pic:spPr>
                  </pic:pic>
                </a:graphicData>
              </a:graphic>
            </wp:inline>
          </w:drawing>
        </w:r>
      </w:ins>
    </w:p>
    <w:p>
      <w:pPr>
        <w:ind w:firstLine="0" w:firstLineChars="0"/>
        <w:jc w:val="center"/>
        <w:rPr>
          <w:ins w:id="410" w:author="alan" w:date="2024-04-25T10:18:20Z"/>
          <w:rFonts w:hint="default"/>
          <w:lang w:val="en-US" w:eastAsia="zh-CN"/>
        </w:rPr>
      </w:pPr>
      <w:ins w:id="411" w:author="alan" w:date="2024-04-25T10:18:20Z">
        <w:r>
          <w:rPr>
            <w:rFonts w:hint="eastAsia"/>
            <w:lang w:val="en-US" w:eastAsia="zh-CN"/>
          </w:rPr>
          <w:t>图</w:t>
        </w:r>
      </w:ins>
      <w:ins w:id="412" w:author="alan" w:date="2024-04-25T10:18:20Z">
        <w:r>
          <w:rPr>
            <w:rFonts w:hint="default"/>
            <w:lang w:val="en-US" w:eastAsia="zh-CN"/>
          </w:rPr>
          <w:t>5</w:t>
        </w:r>
      </w:ins>
      <w:ins w:id="413" w:author="alan" w:date="2024-04-25T10:18:20Z">
        <w:r>
          <w:rPr>
            <w:rFonts w:hint="eastAsia"/>
            <w:lang w:val="en-US" w:eastAsia="zh-CN"/>
          </w:rPr>
          <w:t xml:space="preserve">  木糖与水热液反应炭得率</w:t>
        </w:r>
      </w:ins>
    </w:p>
    <w:p>
      <w:pPr>
        <w:ind w:firstLine="0" w:firstLineChars="0"/>
        <w:jc w:val="center"/>
        <w:rPr>
          <w:ins w:id="414" w:author="alan" w:date="2024-04-25T10:18:20Z"/>
          <w:rFonts w:hint="default"/>
          <w:lang w:val="en-US" w:eastAsia="zh-CN"/>
        </w:rPr>
      </w:pPr>
      <w:ins w:id="415" w:author="alan" w:date="2024-04-25T10:18:20Z">
        <w:r>
          <w:rPr>
            <w:rFonts w:hint="default"/>
            <w:lang w:val="en-US" w:eastAsia="zh-CN"/>
          </w:rPr>
          <w:t>Fig.5  Char yield of hydrothermal reaction of xylose and hydrothermal solution</w:t>
        </w:r>
      </w:ins>
    </w:p>
    <w:p>
      <w:pPr>
        <w:spacing w:before="181" w:beforeLines="50" w:after="181" w:afterLines="50" w:line="360" w:lineRule="auto"/>
        <w:ind w:firstLine="480" w:firstLineChars="200"/>
        <w:jc w:val="left"/>
        <w:rPr>
          <w:ins w:id="416" w:author="alan" w:date="2024-04-25T10:18:20Z"/>
          <w:rFonts w:hint="eastAsia"/>
          <w:lang w:eastAsia="zh-CN"/>
        </w:rPr>
      </w:pPr>
    </w:p>
    <w:p>
      <w:pPr>
        <w:spacing w:before="181" w:beforeLines="50" w:after="181" w:afterLines="50" w:line="360" w:lineRule="auto"/>
        <w:ind w:firstLine="480" w:firstLineChars="200"/>
        <w:jc w:val="left"/>
        <w:rPr>
          <w:ins w:id="417" w:author="alan" w:date="2024-04-25T10:18:20Z"/>
          <w:rFonts w:hint="default"/>
        </w:rPr>
      </w:pPr>
      <w:ins w:id="418" w:author="alan" w:date="2024-04-25T10:18:20Z">
        <w:r>
          <w:rPr>
            <w:rFonts w:hint="eastAsia"/>
            <w:lang w:eastAsia="zh-CN"/>
          </w:rPr>
          <w:t>上图显示了分别</w:t>
        </w:r>
      </w:ins>
      <w:ins w:id="419" w:author="alan" w:date="2024-04-25T10:18:20Z">
        <w:r>
          <w:rPr>
            <w:rFonts w:hint="default"/>
          </w:rPr>
          <w:t>在</w:t>
        </w:r>
      </w:ins>
      <w:ins w:id="420" w:author="alan" w:date="2024-04-25T10:18:20Z">
        <w:r>
          <w:rPr>
            <w:rFonts w:hint="eastAsia"/>
            <w:lang w:val="en-US" w:eastAsia="zh-CN"/>
          </w:rPr>
          <w:t>180</w:t>
        </w:r>
      </w:ins>
      <w:ins w:id="421" w:author="alan" w:date="2024-04-25T10:18:20Z">
        <w:r>
          <w:rPr>
            <w:rFonts w:hint="default" w:ascii="宋体" w:hAnsi="宋体"/>
            <w:lang w:val="en-US"/>
          </w:rPr>
          <w:t>℃</w:t>
        </w:r>
      </w:ins>
      <w:ins w:id="422" w:author="alan" w:date="2024-04-25T10:18:20Z">
        <w:r>
          <w:rPr>
            <w:rFonts w:hint="default"/>
          </w:rPr>
          <w:t>至2</w:t>
        </w:r>
      </w:ins>
      <w:ins w:id="423" w:author="alan" w:date="2024-04-25T10:18:20Z">
        <w:r>
          <w:rPr>
            <w:rFonts w:hint="eastAsia"/>
            <w:lang w:val="en-US" w:eastAsia="zh-CN"/>
          </w:rPr>
          <w:t>8</w:t>
        </w:r>
      </w:ins>
      <w:ins w:id="424" w:author="alan" w:date="2024-04-25T10:18:20Z">
        <w:r>
          <w:rPr>
            <w:rFonts w:hint="default"/>
          </w:rPr>
          <w:t>0</w:t>
        </w:r>
      </w:ins>
      <w:ins w:id="425" w:author="alan" w:date="2024-04-25T10:18:20Z">
        <w:r>
          <w:rPr>
            <w:rFonts w:hint="default" w:ascii="宋体" w:hAnsi="宋体"/>
            <w:lang w:val="en-US"/>
          </w:rPr>
          <w:t>℃</w:t>
        </w:r>
      </w:ins>
      <w:ins w:id="426" w:author="alan" w:date="2024-04-25T10:18:20Z">
        <w:r>
          <w:rPr>
            <w:rFonts w:hint="eastAsia" w:ascii="宋体" w:hAnsi="宋体"/>
            <w:lang w:val="en-US" w:eastAsia="zh-CN"/>
          </w:rPr>
          <w:t>区间内的</w:t>
        </w:r>
      </w:ins>
      <w:ins w:id="427" w:author="alan" w:date="2024-04-25T10:18:20Z">
        <w:r>
          <w:rPr>
            <w:rFonts w:hint="default"/>
          </w:rPr>
          <w:t>不同温度下</w:t>
        </w:r>
      </w:ins>
      <w:ins w:id="428" w:author="alan" w:date="2024-04-25T10:18:20Z">
        <w:r>
          <w:rPr>
            <w:rFonts w:hint="eastAsia"/>
            <w:lang w:eastAsia="zh-CN"/>
          </w:rPr>
          <w:t>，木糖</w:t>
        </w:r>
      </w:ins>
      <w:ins w:id="429" w:author="alan" w:date="2024-04-25T10:18:20Z">
        <w:r>
          <w:rPr>
            <w:rFonts w:hint="default"/>
          </w:rPr>
          <w:t>与水热液进行共热的结果，</w:t>
        </w:r>
      </w:ins>
      <w:ins w:id="430" w:author="alan" w:date="2024-04-25T10:18:20Z">
        <w:r>
          <w:rPr>
            <w:rFonts w:hint="eastAsia"/>
            <w:lang w:eastAsia="zh-CN"/>
          </w:rPr>
          <w:t>纵轴</w:t>
        </w:r>
      </w:ins>
      <w:ins w:id="431" w:author="alan" w:date="2024-04-25T10:18:20Z">
        <w:r>
          <w:rPr>
            <w:rFonts w:hint="default"/>
          </w:rPr>
          <w:t>以</w:t>
        </w:r>
      </w:ins>
      <w:ins w:id="432" w:author="alan" w:date="2024-04-25T10:18:20Z">
        <w:r>
          <w:rPr>
            <w:rFonts w:hint="eastAsia"/>
            <w:lang w:val="en-US" w:eastAsia="zh-CN"/>
          </w:rPr>
          <w:t>炭得率</w:t>
        </w:r>
      </w:ins>
      <w:ins w:id="433" w:author="alan" w:date="2024-04-25T10:18:20Z">
        <w:r>
          <w:rPr>
            <w:rFonts w:hint="default"/>
          </w:rPr>
          <w:t>为指标。从图中可以观察到，在180</w:t>
        </w:r>
      </w:ins>
      <w:ins w:id="434" w:author="alan" w:date="2024-04-25T10:18:20Z">
        <w:r>
          <w:rPr>
            <w:rFonts w:hint="default" w:ascii="宋体" w:hAnsi="宋体"/>
            <w:lang w:val="en-US"/>
          </w:rPr>
          <w:t>℃</w:t>
        </w:r>
      </w:ins>
      <w:ins w:id="435" w:author="alan" w:date="2024-04-25T10:18:20Z">
        <w:r>
          <w:rPr>
            <w:rFonts w:hint="default"/>
          </w:rPr>
          <w:t>至2</w:t>
        </w:r>
      </w:ins>
      <w:ins w:id="436" w:author="alan" w:date="2024-04-25T10:18:20Z">
        <w:r>
          <w:rPr>
            <w:rFonts w:hint="eastAsia"/>
            <w:lang w:val="en-US" w:eastAsia="zh-CN"/>
          </w:rPr>
          <w:t>2</w:t>
        </w:r>
      </w:ins>
      <w:ins w:id="437" w:author="alan" w:date="2024-04-25T10:18:20Z">
        <w:r>
          <w:rPr>
            <w:rFonts w:hint="default"/>
          </w:rPr>
          <w:t>0</w:t>
        </w:r>
      </w:ins>
      <w:ins w:id="438" w:author="alan" w:date="2024-04-25T10:18:20Z">
        <w:r>
          <w:rPr>
            <w:rFonts w:hint="default" w:ascii="宋体" w:hAnsi="宋体"/>
            <w:lang w:val="en-US"/>
          </w:rPr>
          <w:t>℃</w:t>
        </w:r>
      </w:ins>
      <w:ins w:id="439" w:author="alan" w:date="2024-04-25T10:18:20Z">
        <w:r>
          <w:rPr>
            <w:rFonts w:hint="default"/>
          </w:rPr>
          <w:t>之间，</w:t>
        </w:r>
      </w:ins>
      <w:ins w:id="440" w:author="alan" w:date="2024-04-25T10:18:20Z">
        <w:r>
          <w:rPr>
            <w:rFonts w:hint="eastAsia"/>
            <w:lang w:val="en-US" w:eastAsia="zh-CN"/>
          </w:rPr>
          <w:t>炭得率</w:t>
        </w:r>
      </w:ins>
      <w:ins w:id="441" w:author="alan" w:date="2024-04-25T10:18:20Z">
        <w:r>
          <w:rPr>
            <w:rFonts w:hint="default"/>
          </w:rPr>
          <w:t>呈</w:t>
        </w:r>
      </w:ins>
      <w:ins w:id="442" w:author="alan" w:date="2024-04-25T10:18:20Z">
        <w:r>
          <w:rPr>
            <w:rFonts w:hint="eastAsia"/>
            <w:lang w:eastAsia="zh-CN"/>
          </w:rPr>
          <w:t>显著</w:t>
        </w:r>
      </w:ins>
      <w:ins w:id="443" w:author="alan" w:date="2024-04-25T10:18:20Z">
        <w:r>
          <w:rPr>
            <w:rFonts w:hint="default"/>
          </w:rPr>
          <w:t>上升趋势；而在200</w:t>
        </w:r>
      </w:ins>
      <w:ins w:id="444" w:author="alan" w:date="2024-04-25T10:18:20Z">
        <w:r>
          <w:rPr>
            <w:rFonts w:hint="default" w:ascii="宋体" w:hAnsi="宋体"/>
            <w:lang w:val="en-US"/>
          </w:rPr>
          <w:t>℃</w:t>
        </w:r>
      </w:ins>
      <w:ins w:id="445" w:author="alan" w:date="2024-04-25T10:18:20Z">
        <w:r>
          <w:rPr>
            <w:rFonts w:hint="default"/>
          </w:rPr>
          <w:t>至280</w:t>
        </w:r>
      </w:ins>
      <w:ins w:id="446" w:author="alan" w:date="2024-04-25T10:18:20Z">
        <w:r>
          <w:rPr>
            <w:rFonts w:hint="default" w:ascii="宋体" w:hAnsi="宋体"/>
            <w:lang w:val="en-US"/>
          </w:rPr>
          <w:t>℃</w:t>
        </w:r>
      </w:ins>
      <w:ins w:id="447" w:author="alan" w:date="2024-04-25T10:18:20Z">
        <w:r>
          <w:rPr>
            <w:rFonts w:hint="default"/>
          </w:rPr>
          <w:t>之间，得碳率逐渐下降。具体来说，在2</w:t>
        </w:r>
      </w:ins>
      <w:ins w:id="448" w:author="alan" w:date="2024-04-25T10:18:20Z">
        <w:r>
          <w:rPr>
            <w:rFonts w:hint="eastAsia"/>
            <w:lang w:val="en-US" w:eastAsia="zh-CN"/>
          </w:rPr>
          <w:t>4</w:t>
        </w:r>
      </w:ins>
      <w:ins w:id="449" w:author="alan" w:date="2024-04-25T10:18:20Z">
        <w:r>
          <w:rPr>
            <w:rFonts w:hint="default"/>
          </w:rPr>
          <w:t>0</w:t>
        </w:r>
      </w:ins>
      <w:ins w:id="450" w:author="alan" w:date="2024-04-25T10:18:20Z">
        <w:r>
          <w:rPr>
            <w:rFonts w:hint="default" w:ascii="宋体" w:hAnsi="宋体"/>
            <w:lang w:val="en-US"/>
          </w:rPr>
          <w:t>℃</w:t>
        </w:r>
      </w:ins>
      <w:ins w:id="451" w:author="alan" w:date="2024-04-25T10:18:20Z">
        <w:r>
          <w:rPr>
            <w:rFonts w:hint="default"/>
          </w:rPr>
          <w:t>至260</w:t>
        </w:r>
      </w:ins>
      <w:ins w:id="452" w:author="alan" w:date="2024-04-25T10:18:20Z">
        <w:r>
          <w:rPr>
            <w:rFonts w:hint="default" w:ascii="宋体" w:hAnsi="宋体"/>
            <w:lang w:val="en-US"/>
          </w:rPr>
          <w:t>℃</w:t>
        </w:r>
      </w:ins>
      <w:ins w:id="453" w:author="alan" w:date="2024-04-25T10:18:20Z">
        <w:r>
          <w:rPr>
            <w:rFonts w:hint="default"/>
          </w:rPr>
          <w:t>之间，</w:t>
        </w:r>
      </w:ins>
      <w:ins w:id="454" w:author="alan" w:date="2024-04-25T10:18:20Z">
        <w:r>
          <w:rPr>
            <w:rFonts w:hint="eastAsia"/>
            <w:lang w:val="en-US" w:eastAsia="zh-CN"/>
          </w:rPr>
          <w:t>炭得率</w:t>
        </w:r>
      </w:ins>
      <w:ins w:id="455" w:author="alan" w:date="2024-04-25T10:18:20Z">
        <w:r>
          <w:rPr>
            <w:rFonts w:hint="default"/>
          </w:rPr>
          <w:t>下降速度</w:t>
        </w:r>
      </w:ins>
      <w:ins w:id="456" w:author="alan" w:date="2024-04-25T10:18:20Z">
        <w:r>
          <w:rPr>
            <w:rFonts w:hint="eastAsia"/>
            <w:lang w:eastAsia="zh-CN"/>
          </w:rPr>
          <w:t>较为迅速；</w:t>
        </w:r>
      </w:ins>
      <w:ins w:id="457" w:author="alan" w:date="2024-04-25T10:18:20Z">
        <w:r>
          <w:rPr>
            <w:rFonts w:hint="default"/>
          </w:rPr>
          <w:t>而在260</w:t>
        </w:r>
      </w:ins>
      <w:ins w:id="458" w:author="alan" w:date="2024-04-25T10:18:20Z">
        <w:r>
          <w:rPr>
            <w:rFonts w:hint="default" w:ascii="宋体" w:hAnsi="宋体"/>
            <w:lang w:val="en-US"/>
          </w:rPr>
          <w:t>℃</w:t>
        </w:r>
      </w:ins>
      <w:ins w:id="459" w:author="alan" w:date="2024-04-25T10:18:20Z">
        <w:r>
          <w:rPr>
            <w:rFonts w:hint="default"/>
          </w:rPr>
          <w:t>至280</w:t>
        </w:r>
      </w:ins>
      <w:ins w:id="460" w:author="alan" w:date="2024-04-25T10:18:20Z">
        <w:r>
          <w:rPr>
            <w:rFonts w:hint="default" w:ascii="宋体" w:hAnsi="宋体"/>
            <w:lang w:val="en-US"/>
          </w:rPr>
          <w:t>℃</w:t>
        </w:r>
      </w:ins>
      <w:ins w:id="461" w:author="alan" w:date="2024-04-25T10:18:20Z">
        <w:r>
          <w:rPr>
            <w:rFonts w:hint="default"/>
          </w:rPr>
          <w:t>之间，</w:t>
        </w:r>
      </w:ins>
      <w:ins w:id="462" w:author="alan" w:date="2024-04-25T10:18:20Z">
        <w:r>
          <w:rPr>
            <w:rFonts w:hint="eastAsia"/>
            <w:lang w:val="en-US" w:eastAsia="zh-CN"/>
          </w:rPr>
          <w:t>炭得率</w:t>
        </w:r>
      </w:ins>
      <w:ins w:id="463" w:author="alan" w:date="2024-04-25T10:18:20Z">
        <w:r>
          <w:rPr>
            <w:rFonts w:hint="default"/>
          </w:rPr>
          <w:t>下降速度</w:t>
        </w:r>
      </w:ins>
      <w:ins w:id="464" w:author="alan" w:date="2024-04-25T10:18:20Z">
        <w:r>
          <w:rPr>
            <w:rFonts w:hint="eastAsia"/>
            <w:lang w:eastAsia="zh-CN"/>
          </w:rPr>
          <w:t>开始</w:t>
        </w:r>
      </w:ins>
      <w:ins w:id="465" w:author="alan" w:date="2024-04-25T10:18:20Z">
        <w:r>
          <w:rPr>
            <w:rFonts w:hint="default"/>
          </w:rPr>
          <w:t>减缓。</w:t>
        </w:r>
      </w:ins>
    </w:p>
    <w:p>
      <w:pPr>
        <w:spacing w:before="181" w:beforeLines="50" w:after="181" w:afterLines="50" w:line="360" w:lineRule="auto"/>
        <w:ind w:firstLine="480" w:firstLineChars="200"/>
        <w:jc w:val="left"/>
        <w:rPr>
          <w:ins w:id="466" w:author="alan" w:date="2024-04-25T10:18:20Z"/>
          <w:rFonts w:hint="eastAsia"/>
          <w:lang w:eastAsia="zh-CN"/>
        </w:rPr>
      </w:pPr>
      <w:ins w:id="467" w:author="alan" w:date="2024-04-25T10:18:20Z">
        <w:r>
          <w:rPr>
            <w:rFonts w:hint="eastAsia"/>
            <w:lang w:eastAsia="zh-CN"/>
          </w:rPr>
          <w:t>造成</w:t>
        </w:r>
      </w:ins>
      <w:ins w:id="468" w:author="alan" w:date="2024-04-25T10:18:20Z">
        <w:r>
          <w:rPr>
            <w:rFonts w:hint="default"/>
          </w:rPr>
          <w:t>该现象的主要原因</w:t>
        </w:r>
      </w:ins>
      <w:ins w:id="469" w:author="alan" w:date="2024-04-25T10:18:20Z">
        <w:r>
          <w:rPr>
            <w:rFonts w:hint="eastAsia"/>
            <w:lang w:eastAsia="zh-CN"/>
          </w:rPr>
          <w:t>在</w:t>
        </w:r>
      </w:ins>
      <w:ins w:id="470" w:author="alan" w:date="2024-04-25T10:18:20Z">
        <w:r>
          <w:rPr>
            <w:rFonts w:hint="default"/>
          </w:rPr>
          <w:t>于</w:t>
        </w:r>
      </w:ins>
      <w:ins w:id="471" w:author="alan" w:date="2024-04-25T10:18:20Z">
        <w:r>
          <w:rPr>
            <w:rFonts w:hint="eastAsia"/>
            <w:lang w:eastAsia="zh-CN"/>
          </w:rPr>
          <w:t>，</w:t>
        </w:r>
      </w:ins>
      <w:ins w:id="472" w:author="alan" w:date="2024-04-25T10:18:20Z">
        <w:r>
          <w:rPr>
            <w:rFonts w:hint="default"/>
          </w:rPr>
          <w:t>半纤维素、纤维素和木质素</w:t>
        </w:r>
      </w:ins>
      <w:ins w:id="473" w:author="alan" w:date="2024-04-25T10:18:20Z">
        <w:r>
          <w:rPr>
            <w:rFonts w:hint="eastAsia"/>
            <w:lang w:eastAsia="zh-CN"/>
          </w:rPr>
          <w:t>在</w:t>
        </w:r>
      </w:ins>
      <w:ins w:id="474" w:author="alan" w:date="2024-04-25T10:18:20Z">
        <w:r>
          <w:rPr>
            <w:rFonts w:hint="default"/>
          </w:rPr>
          <w:t>水热反应温度升高</w:t>
        </w:r>
      </w:ins>
      <w:ins w:id="475" w:author="alan" w:date="2024-04-25T10:18:20Z">
        <w:r>
          <w:rPr>
            <w:rFonts w:hint="eastAsia"/>
            <w:lang w:eastAsia="zh-CN"/>
          </w:rPr>
          <w:t>过程中的</w:t>
        </w:r>
      </w:ins>
      <w:ins w:id="476" w:author="alan" w:date="2024-04-25T10:18:20Z">
        <w:r>
          <w:rPr>
            <w:rFonts w:hint="default"/>
          </w:rPr>
          <w:t>水解</w:t>
        </w:r>
      </w:ins>
      <w:ins w:id="477" w:author="alan" w:date="2024-04-25T10:18:20Z">
        <w:r>
          <w:rPr>
            <w:rFonts w:hint="eastAsia"/>
            <w:lang w:eastAsia="zh-CN"/>
          </w:rPr>
          <w:t>难易</w:t>
        </w:r>
      </w:ins>
      <w:ins w:id="478" w:author="alan" w:date="2024-04-25T10:18:20Z">
        <w:r>
          <w:rPr>
            <w:rFonts w:hint="default"/>
          </w:rPr>
          <w:t>程度有所不同。在180</w:t>
        </w:r>
      </w:ins>
      <w:ins w:id="479" w:author="alan" w:date="2024-04-25T10:18:20Z">
        <w:r>
          <w:rPr>
            <w:rFonts w:hint="default" w:ascii="宋体" w:hAnsi="宋体"/>
            <w:lang w:val="en-US"/>
          </w:rPr>
          <w:t>℃</w:t>
        </w:r>
      </w:ins>
      <w:ins w:id="480" w:author="alan" w:date="2024-04-25T10:18:20Z">
        <w:r>
          <w:rPr>
            <w:rFonts w:hint="default"/>
          </w:rPr>
          <w:t>至2</w:t>
        </w:r>
      </w:ins>
      <w:ins w:id="481" w:author="alan" w:date="2024-04-25T10:18:20Z">
        <w:r>
          <w:rPr>
            <w:rFonts w:hint="eastAsia"/>
            <w:lang w:val="en-US" w:eastAsia="zh-CN"/>
          </w:rPr>
          <w:t>2</w:t>
        </w:r>
      </w:ins>
      <w:ins w:id="482" w:author="alan" w:date="2024-04-25T10:18:20Z">
        <w:r>
          <w:rPr>
            <w:rFonts w:hint="default"/>
          </w:rPr>
          <w:t>0</w:t>
        </w:r>
      </w:ins>
      <w:ins w:id="483" w:author="alan" w:date="2024-04-25T10:18:20Z">
        <w:r>
          <w:rPr>
            <w:rFonts w:hint="default" w:ascii="宋体" w:hAnsi="宋体"/>
            <w:lang w:val="en-US"/>
          </w:rPr>
          <w:t>℃</w:t>
        </w:r>
      </w:ins>
      <w:ins w:id="484" w:author="alan" w:date="2024-04-25T10:18:20Z">
        <w:r>
          <w:rPr>
            <w:rFonts w:hint="default"/>
          </w:rPr>
          <w:t>之间，水热液中的纤维素和半纤维素</w:t>
        </w:r>
      </w:ins>
      <w:ins w:id="485" w:author="alan" w:date="2024-04-25T10:18:20Z">
        <w:r>
          <w:rPr>
            <w:rFonts w:hint="eastAsia"/>
            <w:lang w:eastAsia="zh-CN"/>
          </w:rPr>
          <w:t>在水热液中</w:t>
        </w:r>
      </w:ins>
      <w:ins w:id="486" w:author="alan" w:date="2024-04-25T10:18:20Z">
        <w:r>
          <w:rPr>
            <w:rFonts w:hint="default"/>
          </w:rPr>
          <w:t>开始溶解并解聚成低聚物和单体，而木质素的解聚还</w:t>
        </w:r>
      </w:ins>
      <w:ins w:id="487" w:author="alan" w:date="2024-04-25T10:18:20Z">
        <w:r>
          <w:rPr>
            <w:rFonts w:hint="eastAsia"/>
            <w:lang w:eastAsia="zh-CN"/>
          </w:rPr>
          <w:t>并</w:t>
        </w:r>
      </w:ins>
      <w:ins w:id="488" w:author="alan" w:date="2024-04-25T10:18:20Z">
        <w:r>
          <w:rPr>
            <w:rFonts w:hint="default"/>
          </w:rPr>
          <w:t>未</w:t>
        </w:r>
      </w:ins>
      <w:ins w:id="489" w:author="alan" w:date="2024-04-25T10:18:20Z">
        <w:r>
          <w:rPr>
            <w:rFonts w:hint="eastAsia"/>
            <w:lang w:eastAsia="zh-CN"/>
          </w:rPr>
          <w:t>大规模开始</w:t>
        </w:r>
      </w:ins>
      <w:ins w:id="490" w:author="alan" w:date="2024-04-25T10:18:20Z">
        <w:r>
          <w:rPr>
            <w:rFonts w:hint="default"/>
          </w:rPr>
          <w:t>进行</w:t>
        </w:r>
      </w:ins>
      <w:ins w:id="491" w:author="alan" w:date="2024-04-25T10:18:20Z">
        <w:r>
          <w:rPr>
            <w:rFonts w:hint="default"/>
            <w:vertAlign w:val="superscript"/>
            <w:lang w:val="en-US"/>
          </w:rPr>
          <w:fldChar w:fldCharType="begin"/>
        </w:r>
      </w:ins>
      <w:ins w:id="492" w:author="alan" w:date="2024-04-25T10:18:20Z">
        <w:r>
          <w:rPr>
            <w:rFonts w:hint="default"/>
            <w:vertAlign w:val="superscript"/>
            <w:lang w:val="en-US"/>
          </w:rPr>
          <w:instrText xml:space="preserve"> REF _Ref2017668779 \r \h </w:instrText>
        </w:r>
      </w:ins>
      <w:ins w:id="493" w:author="alan" w:date="2024-04-25T10:18:20Z">
        <w:r>
          <w:rPr>
            <w:rFonts w:hint="default"/>
            <w:vertAlign w:val="superscript"/>
            <w:lang w:val="en-US"/>
          </w:rPr>
          <w:fldChar w:fldCharType="separate"/>
        </w:r>
      </w:ins>
      <w:ins w:id="494" w:author="alan" w:date="2024-04-25T10:18:20Z">
        <w:r>
          <w:rPr>
            <w:rFonts w:hint="default"/>
            <w:vertAlign w:val="superscript"/>
            <w:lang w:val="en-US"/>
          </w:rPr>
          <w:t>[35]</w:t>
        </w:r>
      </w:ins>
      <w:ins w:id="495" w:author="alan" w:date="2024-04-25T10:18:20Z">
        <w:r>
          <w:rPr>
            <w:rFonts w:hint="default"/>
            <w:vertAlign w:val="superscript"/>
            <w:lang w:val="en-US"/>
          </w:rPr>
          <w:fldChar w:fldCharType="end"/>
        </w:r>
      </w:ins>
      <w:ins w:id="496" w:author="alan" w:date="2024-04-25T10:18:20Z">
        <w:r>
          <w:rPr>
            <w:rFonts w:hint="default"/>
          </w:rPr>
          <w:t>。</w:t>
        </w:r>
      </w:ins>
      <w:ins w:id="497" w:author="alan" w:date="2024-04-25T10:18:20Z">
        <w:r>
          <w:rPr>
            <w:rFonts w:hint="eastAsia"/>
            <w:lang w:eastAsia="zh-CN"/>
          </w:rPr>
          <w:t>首先在180 ℃下，纤维板中的半纤维素就开始水解为五碳糖并溶解在液相中。随后，这些五碳糖经过进一步的脱水反应转化为糠醛。当液相中的糠醛浓度达到一定程度时，它们会聚合成为具有二次碳微球结构的物质，并附着在木质纤维表面。随着反应温度的升高，半纤维素持续水解并聚合为带有呋喃结构的二次焦炭。当温度达到220 ℃时，占草本植物比例最高的成分纤维素开始发生水解，生成六碳糖，导致</w:t>
        </w:r>
      </w:ins>
      <w:ins w:id="498" w:author="alan" w:date="2024-04-25T10:18:20Z">
        <w:r>
          <w:rPr>
            <w:rFonts w:hint="eastAsia"/>
            <w:lang w:val="en-US" w:eastAsia="zh-CN"/>
          </w:rPr>
          <w:t>炭得率</w:t>
        </w:r>
      </w:ins>
      <w:ins w:id="499" w:author="alan" w:date="2024-04-25T10:18:20Z">
        <w:r>
          <w:rPr>
            <w:rFonts w:hint="default"/>
          </w:rPr>
          <w:t>开始下降</w:t>
        </w:r>
      </w:ins>
      <w:ins w:id="500" w:author="alan" w:date="2024-04-25T10:18:20Z">
        <w:r>
          <w:rPr>
            <w:rFonts w:hint="eastAsia"/>
            <w:lang w:eastAsia="zh-CN"/>
          </w:rPr>
          <w:t>。随后，这些六碳糖经过脱水反应形成5-羟甲基糠醛。当5-羟甲基糠醛浓度达到一定程度后，它会与自身及半纤维素水解生成的糠醛发生聚合反应。这一反应会生成具有高芳构化程度的水热炭。此外，微量的木质素水解也会贡献一部分酚类物质，这些酚类物质与糠醛和5-羟甲基糠醛一起聚合成为更高芳构化程度的水热炭物质</w:t>
        </w:r>
      </w:ins>
      <w:ins w:id="501" w:author="alan" w:date="2024-04-25T10:18:20Z">
        <w:r>
          <w:rPr>
            <w:rFonts w:hint="eastAsia"/>
            <w:vertAlign w:val="superscript"/>
            <w:lang w:eastAsia="zh-CN"/>
          </w:rPr>
          <w:fldChar w:fldCharType="begin"/>
        </w:r>
      </w:ins>
      <w:ins w:id="502" w:author="alan" w:date="2024-04-25T10:18:20Z">
        <w:r>
          <w:rPr>
            <w:rFonts w:hint="eastAsia"/>
            <w:vertAlign w:val="superscript"/>
            <w:lang w:eastAsia="zh-CN"/>
          </w:rPr>
          <w:instrText xml:space="preserve"> REF _Ref66733532 \r \h </w:instrText>
        </w:r>
      </w:ins>
      <w:ins w:id="503" w:author="alan" w:date="2024-04-25T10:18:20Z">
        <w:r>
          <w:rPr>
            <w:rFonts w:hint="eastAsia"/>
            <w:vertAlign w:val="superscript"/>
            <w:lang w:eastAsia="zh-CN"/>
          </w:rPr>
          <w:fldChar w:fldCharType="separate"/>
        </w:r>
      </w:ins>
      <w:ins w:id="504" w:author="alan" w:date="2024-04-25T10:18:20Z">
        <w:r>
          <w:rPr>
            <w:rFonts w:hint="eastAsia"/>
            <w:vertAlign w:val="superscript"/>
            <w:lang w:eastAsia="zh-CN"/>
          </w:rPr>
          <w:t>[36]</w:t>
        </w:r>
      </w:ins>
      <w:ins w:id="505" w:author="alan" w:date="2024-04-25T10:18:20Z">
        <w:r>
          <w:rPr>
            <w:rFonts w:hint="eastAsia"/>
            <w:vertAlign w:val="superscript"/>
            <w:lang w:eastAsia="zh-CN"/>
          </w:rPr>
          <w:fldChar w:fldCharType="end"/>
        </w:r>
      </w:ins>
      <w:ins w:id="506" w:author="alan" w:date="2024-04-25T10:18:20Z">
        <w:r>
          <w:rPr>
            <w:rFonts w:hint="eastAsia"/>
            <w:lang w:eastAsia="zh-CN"/>
          </w:rPr>
          <w:t>。</w:t>
        </w:r>
      </w:ins>
    </w:p>
    <w:p>
      <w:pPr>
        <w:pStyle w:val="5"/>
        <w:rPr>
          <w:ins w:id="508" w:author="alan" w:date="2024-04-25T10:18:20Z"/>
          <w:rFonts w:hint="default"/>
          <w:lang w:val="en-US" w:eastAsia="zh-CN"/>
        </w:rPr>
        <w:pPrChange w:id="507" w:author="alan" w:date="2024-04-25T10:19:26Z">
          <w:pPr>
            <w:pStyle w:val="4"/>
          </w:pPr>
        </w:pPrChange>
      </w:pPr>
      <w:ins w:id="509" w:author="alan" w:date="2024-04-25T10:19:24Z">
        <w:r>
          <w:rPr>
            <w:rFonts w:hint="eastAsia"/>
            <w:lang w:val="en-US" w:eastAsia="zh-CN"/>
          </w:rPr>
          <w:t>2.</w:t>
        </w:r>
      </w:ins>
      <w:ins w:id="510" w:author="alan" w:date="2024-04-25T10:18:20Z">
        <w:r>
          <w:rPr>
            <w:rFonts w:hint="eastAsia"/>
            <w:lang w:val="en-US" w:eastAsia="zh-CN"/>
          </w:rPr>
          <w:t>3</w:t>
        </w:r>
      </w:ins>
      <w:ins w:id="511" w:author="alan" w:date="2024-04-25T10:18:20Z">
        <w:r>
          <w:rPr>
            <w:rFonts w:hint="default"/>
            <w:lang w:val="en-US" w:eastAsia="zh-CN"/>
          </w:rPr>
          <w:t xml:space="preserve">.2  </w:t>
        </w:r>
      </w:ins>
      <w:ins w:id="512" w:author="alan" w:date="2024-04-25T10:18:20Z">
        <w:r>
          <w:rPr>
            <w:rFonts w:hint="eastAsia"/>
            <w:lang w:val="en-US" w:eastAsia="zh-CN"/>
          </w:rPr>
          <w:t>木糖与水热液反应</w:t>
        </w:r>
      </w:ins>
      <w:ins w:id="513" w:author="alan" w:date="2024-04-25T10:18:20Z">
        <w:r>
          <w:rPr/>
          <w:t>氮在固相产物中的固集特性</w:t>
        </w:r>
      </w:ins>
    </w:p>
    <w:p>
      <w:pPr>
        <w:spacing w:before="181" w:beforeLines="50" w:after="181" w:afterLines="50" w:line="360" w:lineRule="auto"/>
        <w:ind w:firstLine="480" w:firstLineChars="200"/>
        <w:jc w:val="left"/>
        <w:rPr>
          <w:ins w:id="514" w:author="alan" w:date="2024-04-25T10:18:20Z"/>
          <w:rFonts w:hint="eastAsia"/>
          <w:lang w:val="en-US" w:eastAsia="zh-CN"/>
        </w:rPr>
      </w:pPr>
      <w:ins w:id="515" w:author="alan" w:date="2024-04-25T10:18:20Z">
        <w:r>
          <w:rPr>
            <w:rFonts w:hint="eastAsia"/>
            <w:lang w:eastAsia="zh-CN"/>
          </w:rPr>
          <w:t>根据一次实验中</w:t>
        </w:r>
      </w:ins>
      <w:ins w:id="516" w:author="alan" w:date="2024-04-25T10:18:20Z">
        <w:r>
          <w:rPr>
            <w:rFonts w:hint="eastAsia"/>
            <w:i w:val="0"/>
            <w:iCs w:val="0"/>
            <w:vertAlign w:val="baseline"/>
            <w:lang w:val="en-US" w:eastAsia="zh-CN"/>
          </w:rPr>
          <w:t>水热液原料中的总氮质量113.6</w:t>
        </w:r>
      </w:ins>
      <w:ins w:id="517" w:author="alan" w:date="2024-04-25T10:18:20Z">
        <w:r>
          <w:rPr>
            <w:rFonts w:hint="default"/>
            <w:i w:val="0"/>
            <w:iCs w:val="0"/>
            <w:vertAlign w:val="baseline"/>
            <w:lang w:val="en-US" w:eastAsia="zh-CN"/>
          </w:rPr>
          <w:t>0</w:t>
        </w:r>
      </w:ins>
      <w:ins w:id="518" w:author="alan" w:date="2024-04-25T10:18:20Z">
        <w:r>
          <w:rPr>
            <w:rFonts w:hint="eastAsia"/>
            <w:i w:val="0"/>
            <w:iCs w:val="0"/>
            <w:vertAlign w:val="baseline"/>
            <w:lang w:val="en-US" w:eastAsia="zh-CN"/>
          </w:rPr>
          <w:t xml:space="preserve"> mg及各温度条件下固相产物水热炭氮质量分数，可以通过（1）式计算得到每种温度条件下的固氮率，</w:t>
        </w:r>
      </w:ins>
      <w:ins w:id="519" w:author="alan" w:date="2024-04-25T10:18:20Z">
        <w:r>
          <w:rPr>
            <w:rFonts w:hint="eastAsia"/>
            <w:lang w:val="en-US" w:eastAsia="zh-CN"/>
          </w:rPr>
          <w:t>木糖与水热液反应固氮率分析见表4。</w:t>
        </w:r>
      </w:ins>
    </w:p>
    <w:p>
      <w:pPr>
        <w:spacing w:before="181" w:beforeLines="50" w:after="181" w:afterLines="50" w:line="360" w:lineRule="auto"/>
        <w:ind w:firstLine="480" w:firstLineChars="200"/>
        <w:jc w:val="left"/>
        <w:rPr>
          <w:ins w:id="520" w:author="alan" w:date="2024-04-25T10:18:20Z"/>
          <w:rFonts w:hint="eastAsia"/>
          <w:lang w:val="en-US" w:eastAsia="zh-CN"/>
        </w:rPr>
      </w:pPr>
    </w:p>
    <w:p>
      <w:pPr>
        <w:spacing w:before="0" w:beforeLines="0" w:after="0" w:afterLines="0" w:line="240" w:lineRule="auto"/>
        <w:ind w:firstLine="0" w:firstLineChars="0"/>
        <w:jc w:val="center"/>
        <w:rPr>
          <w:ins w:id="521" w:author="alan" w:date="2024-04-25T10:18:20Z"/>
          <w:rFonts w:hint="eastAsia"/>
          <w:lang w:val="en-US" w:eastAsia="zh-CN"/>
        </w:rPr>
      </w:pPr>
      <w:ins w:id="522" w:author="alan" w:date="2024-04-25T10:18:20Z">
        <w:r>
          <w:rPr>
            <w:rFonts w:hint="eastAsia"/>
            <w:lang w:eastAsia="zh-CN"/>
          </w:rPr>
          <w:t>表</w:t>
        </w:r>
      </w:ins>
      <w:ins w:id="523" w:author="alan" w:date="2024-04-25T10:18:20Z">
        <w:r>
          <w:rPr>
            <w:rFonts w:hint="eastAsia"/>
            <w:lang w:val="en-US" w:eastAsia="zh-CN"/>
          </w:rPr>
          <w:t>4  木糖与水热液反应固氮率分析</w:t>
        </w:r>
      </w:ins>
    </w:p>
    <w:p>
      <w:pPr>
        <w:spacing w:before="0" w:beforeLines="0" w:after="0" w:afterLines="0" w:line="240" w:lineRule="auto"/>
        <w:ind w:firstLine="0" w:firstLineChars="0"/>
        <w:jc w:val="center"/>
        <w:rPr>
          <w:ins w:id="524" w:author="alan" w:date="2024-04-25T10:18:20Z"/>
          <w:rFonts w:hint="default"/>
          <w:lang w:val="en-US" w:eastAsia="zh-CN"/>
        </w:rPr>
      </w:pPr>
      <w:ins w:id="525" w:author="alan" w:date="2024-04-25T10:18:20Z">
        <w:r>
          <w:rPr>
            <w:rFonts w:hint="default"/>
            <w:lang w:val="en-US" w:eastAsia="zh-CN"/>
          </w:rPr>
          <w:t>Tab.4  Analysis of nitrogen fixation rate in the reaction of xylose with hydrothermal solution</w:t>
        </w:r>
      </w:ins>
    </w:p>
    <w:p>
      <w:pPr>
        <w:spacing w:before="181" w:beforeLines="50" w:after="181" w:afterLines="50" w:line="240" w:lineRule="auto"/>
        <w:ind w:firstLine="0" w:firstLineChars="0"/>
        <w:jc w:val="center"/>
        <w:rPr>
          <w:ins w:id="526" w:author="alan" w:date="2024-04-25T10:18:20Z"/>
          <w:rFonts w:hint="default"/>
          <w:lang w:val="en-US" w:eastAsia="zh-CN"/>
        </w:rPr>
      </w:pPr>
    </w:p>
    <w:tbl>
      <w:tblPr>
        <w:tblStyle w:val="13"/>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527" w:author="alan" w:date="2024-04-25T10:18:20Z"/>
        </w:trPr>
        <w:tc>
          <w:tcPr>
            <w:tcW w:w="1814" w:type="dxa"/>
            <w:tcBorders>
              <w:top w:val="single" w:color="auto" w:sz="12" w:space="0"/>
              <w:left w:val="nil"/>
              <w:bottom w:val="single" w:color="auto" w:sz="4" w:space="0"/>
              <w:right w:val="nil"/>
            </w:tcBorders>
            <w:vAlign w:val="center"/>
          </w:tcPr>
          <w:p>
            <w:pPr>
              <w:widowControl w:val="0"/>
              <w:jc w:val="center"/>
              <w:rPr>
                <w:ins w:id="528" w:author="alan" w:date="2024-04-25T10:18:20Z"/>
                <w:rFonts w:hint="default"/>
                <w:vertAlign w:val="baseline"/>
                <w:lang w:val="en-US" w:eastAsia="zh-CN"/>
              </w:rPr>
            </w:pPr>
            <w:ins w:id="529" w:author="alan" w:date="2024-04-25T10:18:20Z">
              <w:r>
                <w:rPr>
                  <w:rFonts w:hint="eastAsia"/>
                  <w:vertAlign w:val="baseline"/>
                  <w:lang w:val="en-US" w:eastAsia="zh-CN"/>
                </w:rPr>
                <w:t>条件</w:t>
              </w:r>
            </w:ins>
          </w:p>
        </w:tc>
        <w:tc>
          <w:tcPr>
            <w:tcW w:w="1162" w:type="dxa"/>
            <w:tcBorders>
              <w:top w:val="single" w:color="auto" w:sz="12" w:space="0"/>
              <w:left w:val="nil"/>
              <w:bottom w:val="single" w:color="auto" w:sz="4" w:space="0"/>
              <w:right w:val="nil"/>
            </w:tcBorders>
            <w:vAlign w:val="center"/>
          </w:tcPr>
          <w:p>
            <w:pPr>
              <w:widowControl w:val="0"/>
              <w:jc w:val="center"/>
              <w:rPr>
                <w:ins w:id="530" w:author="alan" w:date="2024-04-25T10:18:20Z"/>
                <w:rFonts w:hint="eastAsia" w:ascii="Times New Roman" w:hAnsi="Times New Roman" w:eastAsia="宋体" w:cs="Times New Roman"/>
                <w:sz w:val="24"/>
                <w:vertAlign w:val="baseline"/>
                <w:lang w:val="en-US" w:eastAsia="zh-CN" w:bidi="ar-SA"/>
              </w:rPr>
            </w:pPr>
            <w:ins w:id="531" w:author="alan" w:date="2024-04-25T10:18:20Z">
              <w:r>
                <w:rPr>
                  <w:rFonts w:hint="default"/>
                  <w:vertAlign w:val="baseline"/>
                  <w:lang w:val="en-US" w:eastAsia="zh-CN"/>
                </w:rPr>
                <w:t>180</w:t>
              </w:r>
            </w:ins>
            <w:ins w:id="532" w:author="alan" w:date="2024-04-25T10:18:20Z">
              <w:r>
                <w:rPr>
                  <w:rFonts w:hint="default" w:ascii="宋体" w:hAnsi="宋体"/>
                  <w:vertAlign w:val="baseline"/>
                  <w:lang w:val="en-US" w:eastAsia="zh-CN"/>
                </w:rPr>
                <w:t>℃</w:t>
              </w:r>
            </w:ins>
            <w:ins w:id="533"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34" w:author="alan" w:date="2024-04-25T10:18:20Z"/>
                <w:rFonts w:hint="default"/>
                <w:vertAlign w:val="baseline"/>
                <w:lang w:val="en-US" w:eastAsia="zh-CN"/>
              </w:rPr>
            </w:pPr>
            <w:ins w:id="535" w:author="alan" w:date="2024-04-25T10:18:20Z">
              <w:r>
                <w:rPr>
                  <w:rFonts w:hint="eastAsia"/>
                  <w:vertAlign w:val="baseline"/>
                  <w:lang w:val="en-US" w:eastAsia="zh-CN"/>
                </w:rPr>
                <w:t>2</w:t>
              </w:r>
            </w:ins>
            <w:ins w:id="536" w:author="alan" w:date="2024-04-25T10:18:20Z">
              <w:r>
                <w:rPr>
                  <w:rFonts w:hint="default"/>
                  <w:vertAlign w:val="baseline"/>
                  <w:lang w:val="en-US" w:eastAsia="zh-CN"/>
                </w:rPr>
                <w:t>0</w:t>
              </w:r>
            </w:ins>
            <w:ins w:id="537" w:author="alan" w:date="2024-04-25T10:18:20Z">
              <w:r>
                <w:rPr>
                  <w:rFonts w:hint="eastAsia"/>
                  <w:vertAlign w:val="baseline"/>
                  <w:lang w:val="en-US" w:eastAsia="zh-CN"/>
                </w:rPr>
                <w:t>0</w:t>
              </w:r>
            </w:ins>
            <w:ins w:id="538" w:author="alan" w:date="2024-04-25T10:18:20Z">
              <w:r>
                <w:rPr>
                  <w:rFonts w:hint="default" w:ascii="宋体" w:hAnsi="宋体"/>
                  <w:vertAlign w:val="baseline"/>
                  <w:lang w:val="en-US" w:eastAsia="zh-CN"/>
                </w:rPr>
                <w:t>℃</w:t>
              </w:r>
            </w:ins>
            <w:ins w:id="539"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40" w:author="alan" w:date="2024-04-25T10:18:20Z"/>
                <w:rFonts w:hint="default"/>
                <w:vertAlign w:val="baseline"/>
                <w:lang w:val="en-US" w:eastAsia="zh-CN"/>
              </w:rPr>
            </w:pPr>
            <w:ins w:id="541" w:author="alan" w:date="2024-04-25T10:18:20Z">
              <w:r>
                <w:rPr>
                  <w:rFonts w:hint="eastAsia"/>
                  <w:vertAlign w:val="baseline"/>
                  <w:lang w:val="en-US" w:eastAsia="zh-CN"/>
                </w:rPr>
                <w:t>2</w:t>
              </w:r>
            </w:ins>
            <w:ins w:id="542" w:author="alan" w:date="2024-04-25T10:18:20Z">
              <w:r>
                <w:rPr>
                  <w:rFonts w:hint="default"/>
                  <w:vertAlign w:val="baseline"/>
                  <w:lang w:val="en-US" w:eastAsia="zh-CN"/>
                </w:rPr>
                <w:t>2</w:t>
              </w:r>
            </w:ins>
            <w:ins w:id="543" w:author="alan" w:date="2024-04-25T10:18:20Z">
              <w:r>
                <w:rPr>
                  <w:rFonts w:hint="eastAsia"/>
                  <w:vertAlign w:val="baseline"/>
                  <w:lang w:val="en-US" w:eastAsia="zh-CN"/>
                </w:rPr>
                <w:t>0</w:t>
              </w:r>
            </w:ins>
            <w:ins w:id="544" w:author="alan" w:date="2024-04-25T10:18:20Z">
              <w:r>
                <w:rPr>
                  <w:rFonts w:hint="default" w:ascii="宋体" w:hAnsi="宋体"/>
                  <w:vertAlign w:val="baseline"/>
                  <w:lang w:val="en-US" w:eastAsia="zh-CN"/>
                </w:rPr>
                <w:t>℃</w:t>
              </w:r>
            </w:ins>
            <w:ins w:id="545"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46" w:author="alan" w:date="2024-04-25T10:18:20Z"/>
                <w:rFonts w:hint="eastAsia" w:ascii="Times New Roman" w:hAnsi="Times New Roman" w:eastAsia="宋体" w:cs="Times New Roman"/>
                <w:sz w:val="24"/>
                <w:vertAlign w:val="baseline"/>
                <w:lang w:val="en-US" w:eastAsia="zh-CN" w:bidi="ar-SA"/>
              </w:rPr>
            </w:pPr>
            <w:ins w:id="547" w:author="alan" w:date="2024-04-25T10:18:20Z">
              <w:r>
                <w:rPr>
                  <w:rFonts w:hint="eastAsia"/>
                  <w:vertAlign w:val="baseline"/>
                  <w:lang w:val="en-US" w:eastAsia="zh-CN"/>
                </w:rPr>
                <w:t>240</w:t>
              </w:r>
            </w:ins>
            <w:ins w:id="548" w:author="alan" w:date="2024-04-25T10:18:20Z">
              <w:r>
                <w:rPr>
                  <w:rFonts w:hint="default" w:ascii="宋体" w:hAnsi="宋体"/>
                  <w:vertAlign w:val="baseline"/>
                  <w:lang w:val="en-US" w:eastAsia="zh-CN"/>
                </w:rPr>
                <w:t>℃</w:t>
              </w:r>
            </w:ins>
            <w:ins w:id="549"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50" w:author="alan" w:date="2024-04-25T10:18:20Z"/>
                <w:rFonts w:hint="default"/>
                <w:vertAlign w:val="baseline"/>
                <w:lang w:val="en-US" w:eastAsia="zh-CN"/>
              </w:rPr>
            </w:pPr>
            <w:ins w:id="551" w:author="alan" w:date="2024-04-25T10:18:20Z">
              <w:r>
                <w:rPr>
                  <w:rFonts w:hint="eastAsia"/>
                  <w:vertAlign w:val="baseline"/>
                  <w:lang w:val="en-US" w:eastAsia="zh-CN"/>
                </w:rPr>
                <w:t>2</w:t>
              </w:r>
            </w:ins>
            <w:ins w:id="552" w:author="alan" w:date="2024-04-25T10:18:20Z">
              <w:r>
                <w:rPr>
                  <w:rFonts w:hint="default"/>
                  <w:vertAlign w:val="baseline"/>
                  <w:lang w:val="en-US" w:eastAsia="zh-CN"/>
                </w:rPr>
                <w:t>6</w:t>
              </w:r>
            </w:ins>
            <w:ins w:id="553" w:author="alan" w:date="2024-04-25T10:18:20Z">
              <w:r>
                <w:rPr>
                  <w:rFonts w:hint="eastAsia"/>
                  <w:vertAlign w:val="baseline"/>
                  <w:lang w:val="en-US" w:eastAsia="zh-CN"/>
                </w:rPr>
                <w:t>0</w:t>
              </w:r>
            </w:ins>
            <w:ins w:id="554" w:author="alan" w:date="2024-04-25T10:18:20Z">
              <w:r>
                <w:rPr>
                  <w:rFonts w:hint="default" w:ascii="宋体" w:hAnsi="宋体"/>
                  <w:vertAlign w:val="baseline"/>
                  <w:lang w:val="en-US" w:eastAsia="zh-CN"/>
                </w:rPr>
                <w:t>℃</w:t>
              </w:r>
            </w:ins>
            <w:ins w:id="555"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56" w:author="alan" w:date="2024-04-25T10:18:20Z"/>
                <w:rFonts w:hint="eastAsia" w:ascii="Times New Roman" w:hAnsi="Times New Roman" w:eastAsia="宋体" w:cs="Times New Roman"/>
                <w:sz w:val="24"/>
                <w:vertAlign w:val="baseline"/>
                <w:lang w:val="en-US" w:eastAsia="zh-CN" w:bidi="ar-SA"/>
              </w:rPr>
            </w:pPr>
            <w:ins w:id="557" w:author="alan" w:date="2024-04-25T10:18:20Z">
              <w:r>
                <w:rPr>
                  <w:rFonts w:hint="eastAsia"/>
                  <w:vertAlign w:val="baseline"/>
                  <w:lang w:val="en-US" w:eastAsia="zh-CN"/>
                </w:rPr>
                <w:t>2</w:t>
              </w:r>
            </w:ins>
            <w:ins w:id="558" w:author="alan" w:date="2024-04-25T10:18:20Z">
              <w:r>
                <w:rPr>
                  <w:rFonts w:hint="default"/>
                  <w:vertAlign w:val="baseline"/>
                  <w:lang w:val="en-US" w:eastAsia="zh-CN"/>
                </w:rPr>
                <w:t>8</w:t>
              </w:r>
            </w:ins>
            <w:ins w:id="559" w:author="alan" w:date="2024-04-25T10:18:20Z">
              <w:r>
                <w:rPr>
                  <w:rFonts w:hint="eastAsia"/>
                  <w:vertAlign w:val="baseline"/>
                  <w:lang w:val="en-US" w:eastAsia="zh-CN"/>
                </w:rPr>
                <w:t>0</w:t>
              </w:r>
            </w:ins>
            <w:ins w:id="560" w:author="alan" w:date="2024-04-25T10:18:20Z">
              <w:r>
                <w:rPr>
                  <w:rFonts w:hint="default" w:ascii="宋体" w:hAnsi="宋体"/>
                  <w:vertAlign w:val="baseline"/>
                  <w:lang w:val="en-US" w:eastAsia="zh-CN"/>
                </w:rPr>
                <w:t>℃</w:t>
              </w:r>
            </w:ins>
            <w:ins w:id="561" w:author="alan" w:date="2024-04-25T10:18:20Z">
              <w:r>
                <w:rPr>
                  <w:rFonts w:hint="eastAsia"/>
                  <w:vertAlign w:val="baseline"/>
                  <w:lang w:val="en-US" w:eastAsia="zh-CN"/>
                </w:rPr>
                <w:t>-2h</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562" w:author="alan" w:date="2024-04-25T10:18:20Z"/>
        </w:trPr>
        <w:tc>
          <w:tcPr>
            <w:tcW w:w="1814" w:type="dxa"/>
            <w:tcBorders>
              <w:top w:val="nil"/>
              <w:left w:val="nil"/>
              <w:bottom w:val="nil"/>
              <w:right w:val="nil"/>
            </w:tcBorders>
            <w:vAlign w:val="center"/>
          </w:tcPr>
          <w:p>
            <w:pPr>
              <w:widowControl w:val="0"/>
              <w:jc w:val="center"/>
              <w:rPr>
                <w:ins w:id="563" w:author="alan" w:date="2024-04-25T10:18:20Z"/>
                <w:rFonts w:hint="eastAsia"/>
                <w:vertAlign w:val="baseline"/>
                <w:lang w:val="en-US" w:eastAsia="zh-CN"/>
              </w:rPr>
            </w:pPr>
            <w:ins w:id="564" w:author="alan" w:date="2024-04-25T10:18:20Z">
              <w:r>
                <w:rPr>
                  <w:rFonts w:hint="eastAsia"/>
                  <w:vertAlign w:val="baseline"/>
                  <w:lang w:val="en-US" w:eastAsia="zh-CN"/>
                </w:rPr>
                <w:t>氮质量分数(%)</w:t>
              </w:r>
            </w:ins>
          </w:p>
        </w:tc>
        <w:tc>
          <w:tcPr>
            <w:tcW w:w="1162" w:type="dxa"/>
            <w:tcBorders>
              <w:top w:val="nil"/>
              <w:left w:val="nil"/>
              <w:bottom w:val="nil"/>
              <w:right w:val="nil"/>
            </w:tcBorders>
            <w:vAlign w:val="center"/>
          </w:tcPr>
          <w:p>
            <w:pPr>
              <w:widowControl w:val="0"/>
              <w:jc w:val="center"/>
              <w:rPr>
                <w:ins w:id="565" w:author="alan" w:date="2024-04-25T10:18:20Z"/>
                <w:rFonts w:hint="default"/>
                <w:vertAlign w:val="baseline"/>
                <w:lang w:val="en-US" w:eastAsia="zh-CN"/>
              </w:rPr>
            </w:pPr>
            <w:ins w:id="566" w:author="alan" w:date="2024-04-25T10:18:20Z">
              <w:r>
                <w:rPr>
                  <w:rFonts w:hint="default"/>
                  <w:vertAlign w:val="baseline"/>
                  <w:lang w:val="en-US" w:eastAsia="zh-CN"/>
                </w:rPr>
                <w:t>5.89</w:t>
              </w:r>
            </w:ins>
          </w:p>
        </w:tc>
        <w:tc>
          <w:tcPr>
            <w:tcW w:w="1162" w:type="dxa"/>
            <w:tcBorders>
              <w:top w:val="nil"/>
              <w:left w:val="nil"/>
              <w:bottom w:val="nil"/>
              <w:right w:val="nil"/>
            </w:tcBorders>
            <w:vAlign w:val="center"/>
          </w:tcPr>
          <w:p>
            <w:pPr>
              <w:widowControl w:val="0"/>
              <w:jc w:val="center"/>
              <w:rPr>
                <w:ins w:id="567" w:author="alan" w:date="2024-04-25T10:18:20Z"/>
                <w:rFonts w:hint="default"/>
                <w:vertAlign w:val="baseline"/>
                <w:lang w:val="en-US" w:eastAsia="zh-CN"/>
              </w:rPr>
            </w:pPr>
            <w:ins w:id="568" w:author="alan" w:date="2024-04-25T10:18:20Z">
              <w:r>
                <w:rPr>
                  <w:rFonts w:hint="default"/>
                  <w:vertAlign w:val="baseline"/>
                  <w:lang w:val="en-US" w:eastAsia="zh-CN"/>
                </w:rPr>
                <w:t>5.85</w:t>
              </w:r>
            </w:ins>
          </w:p>
        </w:tc>
        <w:tc>
          <w:tcPr>
            <w:tcW w:w="1162" w:type="dxa"/>
            <w:tcBorders>
              <w:top w:val="nil"/>
              <w:left w:val="nil"/>
              <w:bottom w:val="nil"/>
              <w:right w:val="nil"/>
            </w:tcBorders>
            <w:vAlign w:val="center"/>
          </w:tcPr>
          <w:p>
            <w:pPr>
              <w:widowControl w:val="0"/>
              <w:jc w:val="center"/>
              <w:rPr>
                <w:ins w:id="569" w:author="alan" w:date="2024-04-25T10:18:20Z"/>
                <w:rFonts w:hint="default"/>
                <w:vertAlign w:val="baseline"/>
                <w:lang w:val="en-US" w:eastAsia="zh-CN"/>
              </w:rPr>
            </w:pPr>
            <w:ins w:id="570" w:author="alan" w:date="2024-04-25T10:18:20Z">
              <w:r>
                <w:rPr>
                  <w:rFonts w:hint="default"/>
                  <w:vertAlign w:val="baseline"/>
                  <w:lang w:val="en-US" w:eastAsia="zh-CN"/>
                </w:rPr>
                <w:t>6.05</w:t>
              </w:r>
            </w:ins>
          </w:p>
        </w:tc>
        <w:tc>
          <w:tcPr>
            <w:tcW w:w="1162" w:type="dxa"/>
            <w:tcBorders>
              <w:top w:val="nil"/>
              <w:left w:val="nil"/>
              <w:bottom w:val="nil"/>
              <w:right w:val="nil"/>
            </w:tcBorders>
            <w:vAlign w:val="center"/>
          </w:tcPr>
          <w:p>
            <w:pPr>
              <w:widowControl w:val="0"/>
              <w:jc w:val="center"/>
              <w:rPr>
                <w:ins w:id="571" w:author="alan" w:date="2024-04-25T10:18:20Z"/>
                <w:rFonts w:hint="default"/>
                <w:vertAlign w:val="baseline"/>
                <w:lang w:val="en-US" w:eastAsia="zh-CN"/>
              </w:rPr>
            </w:pPr>
            <w:ins w:id="572" w:author="alan" w:date="2024-04-25T10:18:20Z">
              <w:r>
                <w:rPr>
                  <w:rFonts w:hint="default"/>
                  <w:vertAlign w:val="baseline"/>
                  <w:lang w:val="en-US" w:eastAsia="zh-CN"/>
                </w:rPr>
                <w:t>5.69</w:t>
              </w:r>
            </w:ins>
          </w:p>
        </w:tc>
        <w:tc>
          <w:tcPr>
            <w:tcW w:w="1162" w:type="dxa"/>
            <w:tcBorders>
              <w:top w:val="nil"/>
              <w:left w:val="nil"/>
              <w:bottom w:val="nil"/>
              <w:right w:val="nil"/>
            </w:tcBorders>
            <w:vAlign w:val="center"/>
          </w:tcPr>
          <w:p>
            <w:pPr>
              <w:widowControl w:val="0"/>
              <w:jc w:val="center"/>
              <w:rPr>
                <w:ins w:id="573" w:author="alan" w:date="2024-04-25T10:18:20Z"/>
                <w:rFonts w:hint="default"/>
                <w:vertAlign w:val="baseline"/>
                <w:lang w:val="en-US" w:eastAsia="zh-CN"/>
              </w:rPr>
            </w:pPr>
            <w:ins w:id="574" w:author="alan" w:date="2024-04-25T10:18:20Z">
              <w:r>
                <w:rPr>
                  <w:rFonts w:hint="default"/>
                  <w:vertAlign w:val="baseline"/>
                  <w:lang w:val="en-US" w:eastAsia="zh-CN"/>
                </w:rPr>
                <w:t>6.39</w:t>
              </w:r>
            </w:ins>
          </w:p>
        </w:tc>
        <w:tc>
          <w:tcPr>
            <w:tcW w:w="1162" w:type="dxa"/>
            <w:tcBorders>
              <w:top w:val="nil"/>
              <w:left w:val="nil"/>
              <w:bottom w:val="nil"/>
              <w:right w:val="nil"/>
            </w:tcBorders>
            <w:vAlign w:val="center"/>
          </w:tcPr>
          <w:p>
            <w:pPr>
              <w:widowControl w:val="0"/>
              <w:jc w:val="center"/>
              <w:rPr>
                <w:ins w:id="575" w:author="alan" w:date="2024-04-25T10:18:20Z"/>
                <w:rFonts w:hint="default"/>
                <w:vertAlign w:val="baseline"/>
                <w:lang w:val="en-US" w:eastAsia="zh-CN"/>
              </w:rPr>
            </w:pPr>
            <w:ins w:id="576" w:author="alan" w:date="2024-04-25T10:18:20Z">
              <w:r>
                <w:rPr>
                  <w:rFonts w:hint="default"/>
                  <w:vertAlign w:val="baseline"/>
                  <w:lang w:val="en-US" w:eastAsia="zh-CN"/>
                </w:rPr>
                <w:t>6.28</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577" w:author="alan" w:date="2024-04-25T10:18:20Z"/>
        </w:trPr>
        <w:tc>
          <w:tcPr>
            <w:tcW w:w="1814" w:type="dxa"/>
            <w:tcBorders>
              <w:top w:val="nil"/>
              <w:left w:val="nil"/>
              <w:bottom w:val="nil"/>
              <w:right w:val="nil"/>
            </w:tcBorders>
            <w:vAlign w:val="center"/>
          </w:tcPr>
          <w:p>
            <w:pPr>
              <w:widowControl w:val="0"/>
              <w:jc w:val="center"/>
              <w:rPr>
                <w:ins w:id="578" w:author="alan" w:date="2024-04-25T10:18:20Z"/>
                <w:rFonts w:hint="default"/>
                <w:vertAlign w:val="baseline"/>
                <w:lang w:val="en-US" w:eastAsia="zh-CN"/>
              </w:rPr>
            </w:pPr>
            <w:ins w:id="579" w:author="alan" w:date="2024-04-25T10:18:20Z">
              <w:r>
                <w:rPr>
                  <w:rFonts w:hint="eastAsia"/>
                  <w:vertAlign w:val="baseline"/>
                  <w:lang w:val="en-US" w:eastAsia="zh-CN"/>
                </w:rPr>
                <w:t>氮质量</w:t>
              </w:r>
            </w:ins>
            <w:ins w:id="580" w:author="alan" w:date="2024-04-25T10:18:20Z">
              <w:r>
                <w:rPr>
                  <w:rFonts w:hint="default"/>
                  <w:vertAlign w:val="baseline"/>
                  <w:lang w:val="en-US" w:eastAsia="zh-CN"/>
                </w:rPr>
                <w:t>(mg)</w:t>
              </w:r>
            </w:ins>
          </w:p>
        </w:tc>
        <w:tc>
          <w:tcPr>
            <w:tcW w:w="1162" w:type="dxa"/>
            <w:tcBorders>
              <w:top w:val="nil"/>
              <w:left w:val="nil"/>
              <w:bottom w:val="nil"/>
              <w:right w:val="nil"/>
            </w:tcBorders>
            <w:vAlign w:val="center"/>
          </w:tcPr>
          <w:p>
            <w:pPr>
              <w:widowControl w:val="0"/>
              <w:jc w:val="center"/>
              <w:rPr>
                <w:ins w:id="581" w:author="alan" w:date="2024-04-25T10:18:20Z"/>
                <w:rFonts w:hint="default"/>
                <w:vertAlign w:val="baseline"/>
                <w:lang w:val="en-US" w:eastAsia="zh-CN"/>
              </w:rPr>
            </w:pPr>
            <w:ins w:id="582" w:author="alan" w:date="2024-04-25T10:18:20Z">
              <w:r>
                <w:rPr>
                  <w:rFonts w:hint="default"/>
                  <w:vertAlign w:val="baseline"/>
                  <w:lang w:val="en-US" w:eastAsia="zh-CN"/>
                </w:rPr>
                <w:t>46.08</w:t>
              </w:r>
            </w:ins>
          </w:p>
        </w:tc>
        <w:tc>
          <w:tcPr>
            <w:tcW w:w="1162" w:type="dxa"/>
            <w:tcBorders>
              <w:top w:val="nil"/>
              <w:left w:val="nil"/>
              <w:bottom w:val="nil"/>
              <w:right w:val="nil"/>
            </w:tcBorders>
            <w:vAlign w:val="center"/>
          </w:tcPr>
          <w:p>
            <w:pPr>
              <w:widowControl w:val="0"/>
              <w:jc w:val="center"/>
              <w:rPr>
                <w:ins w:id="583" w:author="alan" w:date="2024-04-25T10:18:20Z"/>
                <w:rFonts w:hint="default"/>
                <w:vertAlign w:val="baseline"/>
                <w:lang w:val="en-US" w:eastAsia="zh-CN"/>
              </w:rPr>
            </w:pPr>
            <w:ins w:id="584" w:author="alan" w:date="2024-04-25T10:18:20Z">
              <w:r>
                <w:rPr>
                  <w:rFonts w:hint="default"/>
                  <w:vertAlign w:val="baseline"/>
                  <w:lang w:val="en-US" w:eastAsia="zh-CN"/>
                </w:rPr>
                <w:t>54.10</w:t>
              </w:r>
            </w:ins>
          </w:p>
        </w:tc>
        <w:tc>
          <w:tcPr>
            <w:tcW w:w="1162" w:type="dxa"/>
            <w:tcBorders>
              <w:top w:val="nil"/>
              <w:left w:val="nil"/>
              <w:bottom w:val="nil"/>
              <w:right w:val="nil"/>
            </w:tcBorders>
            <w:vAlign w:val="center"/>
          </w:tcPr>
          <w:p>
            <w:pPr>
              <w:widowControl w:val="0"/>
              <w:jc w:val="center"/>
              <w:rPr>
                <w:ins w:id="585" w:author="alan" w:date="2024-04-25T10:18:20Z"/>
                <w:rFonts w:hint="default"/>
                <w:vertAlign w:val="baseline"/>
                <w:lang w:val="en-US" w:eastAsia="zh-CN"/>
              </w:rPr>
            </w:pPr>
            <w:ins w:id="586" w:author="alan" w:date="2024-04-25T10:18:20Z">
              <w:r>
                <w:rPr>
                  <w:rFonts w:hint="default"/>
                  <w:vertAlign w:val="baseline"/>
                  <w:lang w:val="en-US" w:eastAsia="zh-CN"/>
                </w:rPr>
                <w:t>59.82</w:t>
              </w:r>
            </w:ins>
          </w:p>
        </w:tc>
        <w:tc>
          <w:tcPr>
            <w:tcW w:w="1162" w:type="dxa"/>
            <w:tcBorders>
              <w:top w:val="nil"/>
              <w:left w:val="nil"/>
              <w:bottom w:val="nil"/>
              <w:right w:val="nil"/>
            </w:tcBorders>
            <w:vAlign w:val="center"/>
          </w:tcPr>
          <w:p>
            <w:pPr>
              <w:widowControl w:val="0"/>
              <w:jc w:val="center"/>
              <w:rPr>
                <w:ins w:id="587" w:author="alan" w:date="2024-04-25T10:18:20Z"/>
                <w:rFonts w:hint="default"/>
                <w:vertAlign w:val="baseline"/>
                <w:lang w:val="en-US" w:eastAsia="zh-CN"/>
              </w:rPr>
            </w:pPr>
            <w:ins w:id="588" w:author="alan" w:date="2024-04-25T10:18:20Z">
              <w:r>
                <w:rPr>
                  <w:rFonts w:hint="default"/>
                  <w:vertAlign w:val="baseline"/>
                  <w:lang w:val="en-US" w:eastAsia="zh-CN"/>
                </w:rPr>
                <w:t>54.62</w:t>
              </w:r>
            </w:ins>
          </w:p>
        </w:tc>
        <w:tc>
          <w:tcPr>
            <w:tcW w:w="1162" w:type="dxa"/>
            <w:tcBorders>
              <w:top w:val="nil"/>
              <w:left w:val="nil"/>
              <w:bottom w:val="nil"/>
              <w:right w:val="nil"/>
            </w:tcBorders>
            <w:vAlign w:val="center"/>
          </w:tcPr>
          <w:p>
            <w:pPr>
              <w:widowControl w:val="0"/>
              <w:jc w:val="center"/>
              <w:rPr>
                <w:ins w:id="589" w:author="alan" w:date="2024-04-25T10:18:20Z"/>
                <w:rFonts w:hint="default"/>
                <w:vertAlign w:val="baseline"/>
                <w:lang w:val="en-US" w:eastAsia="zh-CN"/>
              </w:rPr>
            </w:pPr>
            <w:ins w:id="590" w:author="alan" w:date="2024-04-25T10:18:20Z">
              <w:r>
                <w:rPr>
                  <w:rFonts w:hint="default"/>
                  <w:vertAlign w:val="baseline"/>
                  <w:lang w:val="en-US" w:eastAsia="zh-CN"/>
                </w:rPr>
                <w:t>55.47</w:t>
              </w:r>
            </w:ins>
          </w:p>
        </w:tc>
        <w:tc>
          <w:tcPr>
            <w:tcW w:w="1162" w:type="dxa"/>
            <w:tcBorders>
              <w:top w:val="nil"/>
              <w:left w:val="nil"/>
              <w:bottom w:val="nil"/>
              <w:right w:val="nil"/>
            </w:tcBorders>
            <w:vAlign w:val="center"/>
          </w:tcPr>
          <w:p>
            <w:pPr>
              <w:widowControl w:val="0"/>
              <w:jc w:val="center"/>
              <w:rPr>
                <w:ins w:id="591" w:author="alan" w:date="2024-04-25T10:18:20Z"/>
                <w:rFonts w:hint="default"/>
                <w:vertAlign w:val="baseline"/>
                <w:lang w:val="en-US" w:eastAsia="zh-CN"/>
              </w:rPr>
            </w:pPr>
            <w:ins w:id="592" w:author="alan" w:date="2024-04-25T10:18:20Z">
              <w:r>
                <w:rPr>
                  <w:rFonts w:hint="default"/>
                  <w:vertAlign w:val="baseline"/>
                  <w:lang w:val="en-US" w:eastAsia="zh-CN"/>
                </w:rPr>
                <w:t>53.70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593" w:author="alan" w:date="2024-04-25T10:18:20Z"/>
        </w:trPr>
        <w:tc>
          <w:tcPr>
            <w:tcW w:w="1814" w:type="dxa"/>
            <w:tcBorders>
              <w:top w:val="nil"/>
              <w:left w:val="nil"/>
              <w:bottom w:val="single" w:color="auto" w:sz="12" w:space="0"/>
              <w:right w:val="nil"/>
            </w:tcBorders>
            <w:vAlign w:val="center"/>
          </w:tcPr>
          <w:p>
            <w:pPr>
              <w:widowControl w:val="0"/>
              <w:jc w:val="center"/>
              <w:rPr>
                <w:ins w:id="594" w:author="alan" w:date="2024-04-25T10:18:20Z"/>
                <w:rFonts w:hint="eastAsia"/>
                <w:vertAlign w:val="baseline"/>
                <w:lang w:val="en-US" w:eastAsia="zh-CN"/>
              </w:rPr>
            </w:pPr>
            <w:ins w:id="595" w:author="alan" w:date="2024-04-25T10:18:20Z">
              <w:r>
                <w:rPr>
                  <w:rFonts w:hint="eastAsia"/>
                  <w:vertAlign w:val="baseline"/>
                  <w:lang w:val="en-US" w:eastAsia="zh-CN"/>
                </w:rPr>
                <w:t>固氮率(%)</w:t>
              </w:r>
            </w:ins>
          </w:p>
        </w:tc>
        <w:tc>
          <w:tcPr>
            <w:tcW w:w="1162" w:type="dxa"/>
            <w:tcBorders>
              <w:top w:val="nil"/>
              <w:left w:val="nil"/>
              <w:bottom w:val="single" w:color="auto" w:sz="12" w:space="0"/>
              <w:right w:val="nil"/>
            </w:tcBorders>
            <w:vAlign w:val="center"/>
          </w:tcPr>
          <w:p>
            <w:pPr>
              <w:widowControl w:val="0"/>
              <w:jc w:val="center"/>
              <w:rPr>
                <w:ins w:id="596" w:author="alan" w:date="2024-04-25T10:18:20Z"/>
                <w:rFonts w:hint="default"/>
                <w:vertAlign w:val="baseline"/>
                <w:lang w:val="en-US" w:eastAsia="zh-CN"/>
              </w:rPr>
            </w:pPr>
            <w:ins w:id="597" w:author="alan" w:date="2024-04-25T10:18:20Z">
              <w:r>
                <w:rPr>
                  <w:rFonts w:hint="default"/>
                  <w:vertAlign w:val="baseline"/>
                  <w:lang w:val="en-US" w:eastAsia="zh-CN"/>
                </w:rPr>
                <w:t>40.56</w:t>
              </w:r>
            </w:ins>
          </w:p>
        </w:tc>
        <w:tc>
          <w:tcPr>
            <w:tcW w:w="1162" w:type="dxa"/>
            <w:tcBorders>
              <w:top w:val="nil"/>
              <w:left w:val="nil"/>
              <w:bottom w:val="single" w:color="auto" w:sz="12" w:space="0"/>
              <w:right w:val="nil"/>
            </w:tcBorders>
            <w:vAlign w:val="center"/>
          </w:tcPr>
          <w:p>
            <w:pPr>
              <w:widowControl w:val="0"/>
              <w:jc w:val="center"/>
              <w:rPr>
                <w:ins w:id="598" w:author="alan" w:date="2024-04-25T10:18:20Z"/>
                <w:rFonts w:hint="default"/>
                <w:vertAlign w:val="baseline"/>
                <w:lang w:val="en-US" w:eastAsia="zh-CN"/>
              </w:rPr>
            </w:pPr>
            <w:ins w:id="599" w:author="alan" w:date="2024-04-25T10:18:20Z">
              <w:r>
                <w:rPr>
                  <w:rFonts w:hint="default"/>
                  <w:vertAlign w:val="baseline"/>
                  <w:lang w:val="en-US" w:eastAsia="zh-CN"/>
                </w:rPr>
                <w:t>47.62</w:t>
              </w:r>
            </w:ins>
          </w:p>
        </w:tc>
        <w:tc>
          <w:tcPr>
            <w:tcW w:w="1162" w:type="dxa"/>
            <w:tcBorders>
              <w:top w:val="nil"/>
              <w:left w:val="nil"/>
              <w:bottom w:val="single" w:color="auto" w:sz="12" w:space="0"/>
              <w:right w:val="nil"/>
            </w:tcBorders>
            <w:vAlign w:val="center"/>
          </w:tcPr>
          <w:p>
            <w:pPr>
              <w:widowControl w:val="0"/>
              <w:jc w:val="center"/>
              <w:rPr>
                <w:ins w:id="600" w:author="alan" w:date="2024-04-25T10:18:20Z"/>
                <w:rFonts w:hint="default"/>
                <w:vertAlign w:val="baseline"/>
                <w:lang w:val="en-US" w:eastAsia="zh-CN"/>
              </w:rPr>
            </w:pPr>
            <w:ins w:id="601" w:author="alan" w:date="2024-04-25T10:18:20Z">
              <w:r>
                <w:rPr>
                  <w:rFonts w:hint="default"/>
                  <w:vertAlign w:val="baseline"/>
                  <w:lang w:val="en-US" w:eastAsia="zh-CN"/>
                </w:rPr>
                <w:t>52.6</w:t>
              </w:r>
            </w:ins>
            <w:ins w:id="602" w:author="alan" w:date="2024-04-25T10:18:20Z">
              <w:r>
                <w:rPr>
                  <w:rFonts w:hint="eastAsia"/>
                  <w:vertAlign w:val="baseline"/>
                  <w:lang w:val="en-US" w:eastAsia="zh-CN"/>
                </w:rPr>
                <w:t>6</w:t>
              </w:r>
            </w:ins>
          </w:p>
        </w:tc>
        <w:tc>
          <w:tcPr>
            <w:tcW w:w="1162" w:type="dxa"/>
            <w:tcBorders>
              <w:top w:val="nil"/>
              <w:left w:val="nil"/>
              <w:bottom w:val="single" w:color="auto" w:sz="12" w:space="0"/>
              <w:right w:val="nil"/>
            </w:tcBorders>
            <w:vAlign w:val="center"/>
          </w:tcPr>
          <w:p>
            <w:pPr>
              <w:widowControl w:val="0"/>
              <w:jc w:val="center"/>
              <w:rPr>
                <w:ins w:id="603" w:author="alan" w:date="2024-04-25T10:18:20Z"/>
                <w:rFonts w:hint="default"/>
                <w:vertAlign w:val="baseline"/>
                <w:lang w:val="en-US" w:eastAsia="zh-CN"/>
              </w:rPr>
            </w:pPr>
            <w:ins w:id="604" w:author="alan" w:date="2024-04-25T10:18:20Z">
              <w:r>
                <w:rPr>
                  <w:rFonts w:hint="eastAsia"/>
                  <w:vertAlign w:val="baseline"/>
                  <w:lang w:val="en-US" w:eastAsia="zh-CN"/>
                </w:rPr>
                <w:t>48.08</w:t>
              </w:r>
            </w:ins>
          </w:p>
        </w:tc>
        <w:tc>
          <w:tcPr>
            <w:tcW w:w="1162" w:type="dxa"/>
            <w:tcBorders>
              <w:top w:val="nil"/>
              <w:left w:val="nil"/>
              <w:bottom w:val="single" w:color="auto" w:sz="12" w:space="0"/>
              <w:right w:val="nil"/>
            </w:tcBorders>
            <w:vAlign w:val="center"/>
          </w:tcPr>
          <w:p>
            <w:pPr>
              <w:widowControl w:val="0"/>
              <w:jc w:val="center"/>
              <w:rPr>
                <w:ins w:id="605" w:author="alan" w:date="2024-04-25T10:18:20Z"/>
                <w:rFonts w:hint="default"/>
                <w:vertAlign w:val="baseline"/>
                <w:lang w:val="en-US" w:eastAsia="zh-CN"/>
              </w:rPr>
            </w:pPr>
            <w:ins w:id="606" w:author="alan" w:date="2024-04-25T10:18:20Z">
              <w:r>
                <w:rPr>
                  <w:rFonts w:hint="eastAsia"/>
                  <w:vertAlign w:val="baseline"/>
                  <w:lang w:val="en-US" w:eastAsia="zh-CN"/>
                </w:rPr>
                <w:t>48.83</w:t>
              </w:r>
            </w:ins>
          </w:p>
        </w:tc>
        <w:tc>
          <w:tcPr>
            <w:tcW w:w="1162" w:type="dxa"/>
            <w:tcBorders>
              <w:top w:val="nil"/>
              <w:left w:val="nil"/>
              <w:bottom w:val="single" w:color="auto" w:sz="12" w:space="0"/>
              <w:right w:val="nil"/>
            </w:tcBorders>
            <w:vAlign w:val="center"/>
          </w:tcPr>
          <w:p>
            <w:pPr>
              <w:widowControl w:val="0"/>
              <w:jc w:val="center"/>
              <w:rPr>
                <w:ins w:id="607" w:author="alan" w:date="2024-04-25T10:18:20Z"/>
                <w:rFonts w:hint="default"/>
                <w:vertAlign w:val="baseline"/>
                <w:lang w:val="en-US" w:eastAsia="zh-CN"/>
              </w:rPr>
            </w:pPr>
            <w:ins w:id="608" w:author="alan" w:date="2024-04-25T10:18:20Z">
              <w:r>
                <w:rPr>
                  <w:rFonts w:hint="eastAsia"/>
                  <w:vertAlign w:val="baseline"/>
                  <w:lang w:val="en-US" w:eastAsia="zh-CN"/>
                </w:rPr>
                <w:t>47.27</w:t>
              </w:r>
            </w:ins>
          </w:p>
        </w:tc>
      </w:tr>
    </w:tbl>
    <w:p>
      <w:pPr>
        <w:spacing w:before="181" w:beforeLines="50" w:after="181" w:afterLines="50" w:line="360" w:lineRule="auto"/>
        <w:ind w:firstLine="480" w:firstLineChars="200"/>
        <w:jc w:val="left"/>
        <w:rPr>
          <w:ins w:id="609" w:author="alan" w:date="2024-04-25T10:18:20Z"/>
        </w:rPr>
      </w:pPr>
    </w:p>
    <w:p>
      <w:pPr>
        <w:spacing w:before="181" w:beforeLines="50" w:after="181" w:afterLines="50" w:line="360" w:lineRule="auto"/>
        <w:ind w:firstLine="480" w:firstLineChars="200"/>
        <w:jc w:val="left"/>
        <w:rPr>
          <w:ins w:id="610" w:author="alan" w:date="2024-04-25T10:18:20Z"/>
          <w:rFonts w:hint="default"/>
          <w:lang w:val="en-US" w:eastAsia="zh-CN"/>
        </w:rPr>
      </w:pPr>
      <w:ins w:id="611" w:author="alan" w:date="2024-04-25T10:18:20Z">
        <w:r>
          <w:rPr>
            <w:rFonts w:hint="eastAsia"/>
            <w:lang w:val="en-US" w:eastAsia="zh-CN"/>
          </w:rPr>
          <w:t>根据表4，可绘制出</w:t>
        </w:r>
      </w:ins>
      <w:ins w:id="612" w:author="alan" w:date="2024-04-25T10:18:20Z">
        <w:r>
          <w:rPr>
            <w:rFonts w:hint="eastAsia"/>
            <w:lang w:eastAsia="zh-CN"/>
          </w:rPr>
          <w:t>固相产物中氮的质量分数变化曲线，如图</w:t>
        </w:r>
      </w:ins>
      <w:ins w:id="613" w:author="alan" w:date="2024-04-25T10:18:20Z">
        <w:r>
          <w:rPr>
            <w:rFonts w:hint="default"/>
            <w:lang w:val="en-US" w:eastAsia="zh-CN"/>
          </w:rPr>
          <w:t>6</w:t>
        </w:r>
      </w:ins>
      <w:ins w:id="614" w:author="alan" w:date="2024-04-25T10:18:20Z">
        <w:r>
          <w:rPr>
            <w:rFonts w:hint="eastAsia"/>
            <w:lang w:val="en-US" w:eastAsia="zh-CN"/>
          </w:rPr>
          <w:t>所示。</w:t>
        </w:r>
      </w:ins>
      <w:ins w:id="615" w:author="alan" w:date="2024-04-25T10:18:20Z">
        <w:r>
          <w:rPr>
            <w:rFonts w:hint="eastAsia"/>
            <w:lang w:eastAsia="zh-CN"/>
          </w:rPr>
          <w:t>进一步</w:t>
        </w:r>
      </w:ins>
      <w:ins w:id="616" w:author="alan" w:date="2024-04-25T10:18:20Z">
        <w:r>
          <w:rPr>
            <w:rFonts w:hint="eastAsia"/>
            <w:lang w:val="en-US" w:eastAsia="zh-CN"/>
          </w:rPr>
          <w:t>可绘制出木糖与水热液反应固氮率随着反应温度升高的走势曲线图，如图</w:t>
        </w:r>
      </w:ins>
      <w:ins w:id="617" w:author="alan" w:date="2024-04-25T10:18:20Z">
        <w:r>
          <w:rPr>
            <w:rFonts w:hint="default"/>
            <w:lang w:val="en-US" w:eastAsia="zh-CN"/>
          </w:rPr>
          <w:t>7</w:t>
        </w:r>
      </w:ins>
      <w:ins w:id="618" w:author="alan" w:date="2024-04-25T10:18:20Z">
        <w:r>
          <w:rPr>
            <w:rFonts w:hint="eastAsia"/>
            <w:lang w:val="en-US" w:eastAsia="zh-CN"/>
          </w:rPr>
          <w:t>所示。</w:t>
        </w:r>
      </w:ins>
    </w:p>
    <w:p>
      <w:pPr>
        <w:spacing w:before="181" w:beforeLines="50" w:after="181" w:afterLines="50" w:line="360" w:lineRule="auto"/>
        <w:ind w:firstLine="0" w:firstLineChars="0"/>
        <w:jc w:val="center"/>
        <w:rPr>
          <w:ins w:id="619" w:author="alan" w:date="2024-04-25T10:18:20Z"/>
        </w:rPr>
      </w:pPr>
      <w:ins w:id="620" w:author="alan" w:date="2024-04-25T11:15:11Z">
        <w:r>
          <w:rPr/>
          <w:drawing>
            <wp:inline distT="0" distB="0" distL="114300" distR="114300">
              <wp:extent cx="4006215" cy="2811780"/>
              <wp:effectExtent l="0" t="0" r="10160" b="139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4006215" cy="2811780"/>
                      </a:xfrm>
                      <a:prstGeom prst="rect">
                        <a:avLst/>
                      </a:prstGeom>
                      <a:noFill/>
                      <a:ln>
                        <a:noFill/>
                      </a:ln>
                    </pic:spPr>
                  </pic:pic>
                </a:graphicData>
              </a:graphic>
            </wp:inline>
          </w:drawing>
        </w:r>
      </w:ins>
    </w:p>
    <w:p>
      <w:pPr>
        <w:ind w:firstLine="0" w:firstLineChars="0"/>
        <w:jc w:val="center"/>
        <w:rPr>
          <w:ins w:id="622" w:author="alan" w:date="2024-04-25T10:18:20Z"/>
          <w:rFonts w:hint="default"/>
          <w:lang w:val="en-US" w:eastAsia="zh-CN"/>
        </w:rPr>
      </w:pPr>
      <w:ins w:id="623" w:author="alan" w:date="2024-04-25T10:18:20Z">
        <w:r>
          <w:rPr>
            <w:rFonts w:hint="eastAsia"/>
            <w:lang w:eastAsia="zh-CN"/>
          </w:rPr>
          <w:t>图</w:t>
        </w:r>
      </w:ins>
      <w:ins w:id="624" w:author="alan" w:date="2024-04-25T10:18:20Z">
        <w:r>
          <w:rPr>
            <w:rFonts w:hint="default"/>
            <w:lang w:val="en-US" w:eastAsia="zh-CN"/>
          </w:rPr>
          <w:t>6</w:t>
        </w:r>
      </w:ins>
      <w:ins w:id="625" w:author="alan" w:date="2024-04-25T10:18:20Z">
        <w:r>
          <w:rPr>
            <w:rFonts w:hint="eastAsia"/>
            <w:lang w:val="en-US" w:eastAsia="zh-CN"/>
          </w:rPr>
          <w:t xml:space="preserve">  木糖与水热液反应固相产物中</w:t>
        </w:r>
      </w:ins>
      <w:ins w:id="626" w:author="alan" w:date="2024-04-25T10:18:20Z">
        <w:r>
          <w:rPr>
            <w:rFonts w:hint="eastAsia"/>
            <w:lang w:eastAsia="zh-CN"/>
          </w:rPr>
          <w:t>氮的质量分数</w:t>
        </w:r>
      </w:ins>
    </w:p>
    <w:p>
      <w:pPr>
        <w:ind w:firstLine="0" w:firstLineChars="0"/>
        <w:jc w:val="center"/>
        <w:rPr>
          <w:ins w:id="627" w:author="alan" w:date="2024-04-25T10:18:20Z"/>
          <w:rFonts w:hint="default"/>
          <w:lang w:val="en-US" w:eastAsia="zh-CN"/>
        </w:rPr>
      </w:pPr>
      <w:ins w:id="628" w:author="alan" w:date="2024-04-25T10:18:20Z">
        <w:r>
          <w:rPr>
            <w:rFonts w:hint="default"/>
            <w:lang w:val="en-US" w:eastAsia="zh-CN"/>
          </w:rPr>
          <w:t>Fig.6  Mass fraction of nitrogen in solid phase products of xylose and hydrothermal solution reaction</w:t>
        </w:r>
      </w:ins>
    </w:p>
    <w:p>
      <w:pPr>
        <w:spacing w:line="360" w:lineRule="auto"/>
        <w:ind w:firstLine="0" w:firstLineChars="0"/>
        <w:jc w:val="left"/>
        <w:rPr>
          <w:ins w:id="629" w:author="alan" w:date="2024-04-25T10:18:20Z"/>
          <w:rFonts w:hint="eastAsia"/>
          <w:lang w:val="en-US" w:eastAsia="zh-CN"/>
        </w:rPr>
      </w:pPr>
    </w:p>
    <w:p>
      <w:pPr>
        <w:ind w:firstLine="0" w:firstLineChars="0"/>
        <w:jc w:val="center"/>
        <w:rPr>
          <w:ins w:id="630" w:author="alan" w:date="2024-04-25T10:18:20Z"/>
        </w:rPr>
      </w:pPr>
      <w:ins w:id="631" w:author="alan" w:date="2024-04-25T11:13:48Z">
        <w:r>
          <w:rPr/>
          <w:drawing>
            <wp:inline distT="0" distB="0" distL="114300" distR="114300">
              <wp:extent cx="4118610" cy="2811780"/>
              <wp:effectExtent l="0" t="0" r="8890"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4118610" cy="2811780"/>
                      </a:xfrm>
                      <a:prstGeom prst="rect">
                        <a:avLst/>
                      </a:prstGeom>
                      <a:noFill/>
                      <a:ln>
                        <a:noFill/>
                      </a:ln>
                    </pic:spPr>
                  </pic:pic>
                </a:graphicData>
              </a:graphic>
            </wp:inline>
          </w:drawing>
        </w:r>
      </w:ins>
    </w:p>
    <w:p>
      <w:pPr>
        <w:ind w:firstLine="0" w:firstLineChars="0"/>
        <w:jc w:val="center"/>
        <w:rPr>
          <w:ins w:id="633" w:author="alan" w:date="2024-04-25T10:18:20Z"/>
          <w:rFonts w:hint="default"/>
          <w:lang w:val="en-US" w:eastAsia="zh-CN"/>
        </w:rPr>
      </w:pPr>
      <w:ins w:id="634" w:author="alan" w:date="2024-04-25T10:18:20Z">
        <w:r>
          <w:rPr>
            <w:rFonts w:hint="eastAsia"/>
            <w:lang w:val="en-US" w:eastAsia="zh-CN"/>
          </w:rPr>
          <w:t>图</w:t>
        </w:r>
      </w:ins>
      <w:ins w:id="635" w:author="alan" w:date="2024-04-25T10:18:20Z">
        <w:r>
          <w:rPr>
            <w:rFonts w:hint="default"/>
            <w:lang w:val="en-US" w:eastAsia="zh-CN"/>
          </w:rPr>
          <w:t>7</w:t>
        </w:r>
      </w:ins>
      <w:ins w:id="636" w:author="alan" w:date="2024-04-25T10:18:20Z">
        <w:r>
          <w:rPr>
            <w:rFonts w:hint="eastAsia"/>
            <w:lang w:val="en-US" w:eastAsia="zh-CN"/>
          </w:rPr>
          <w:t xml:space="preserve">  木糖与水热液反应固氮率</w:t>
        </w:r>
      </w:ins>
    </w:p>
    <w:p>
      <w:pPr>
        <w:ind w:firstLine="0" w:firstLineChars="0"/>
        <w:jc w:val="center"/>
        <w:rPr>
          <w:ins w:id="637" w:author="alan" w:date="2024-04-25T10:18:20Z"/>
          <w:rFonts w:hint="default"/>
          <w:lang w:val="en-US" w:eastAsia="zh-CN"/>
        </w:rPr>
      </w:pPr>
      <w:ins w:id="638" w:author="alan" w:date="2024-04-25T10:18:20Z">
        <w:r>
          <w:rPr>
            <w:rFonts w:hint="default"/>
            <w:lang w:val="en-US" w:eastAsia="zh-CN"/>
          </w:rPr>
          <w:t>Fig.7  Nitrogen fixation rate of xylose with hydrothermal solution</w:t>
        </w:r>
      </w:ins>
    </w:p>
    <w:p>
      <w:pPr>
        <w:spacing w:before="181" w:beforeLines="50" w:after="181" w:afterLines="50" w:line="360" w:lineRule="auto"/>
        <w:ind w:firstLine="480" w:firstLineChars="200"/>
        <w:jc w:val="center"/>
        <w:rPr>
          <w:ins w:id="639" w:author="alan" w:date="2024-04-25T10:18:20Z"/>
        </w:rPr>
      </w:pPr>
    </w:p>
    <w:p>
      <w:pPr>
        <w:spacing w:before="181" w:beforeLines="50" w:after="181" w:afterLines="50" w:line="360" w:lineRule="auto"/>
        <w:ind w:firstLine="480" w:firstLineChars="200"/>
        <w:jc w:val="left"/>
        <w:rPr>
          <w:ins w:id="640" w:author="alan" w:date="2024-04-25T10:18:20Z"/>
          <w:rFonts w:hint="eastAsia"/>
          <w:lang w:val="en-US" w:eastAsia="zh-CN"/>
        </w:rPr>
      </w:pPr>
      <w:ins w:id="641" w:author="alan" w:date="2024-04-25T10:18:20Z">
        <w:r>
          <w:rPr>
            <w:rFonts w:hint="eastAsia"/>
            <w:lang w:eastAsia="zh-CN"/>
          </w:rPr>
          <w:t>由上图可以发现，木糖与水热液反应固氮率曲线大体与得炭率曲线走向相似，皆是在</w:t>
        </w:r>
      </w:ins>
      <w:ins w:id="642" w:author="alan" w:date="2024-04-25T10:18:20Z">
        <w:r>
          <w:rPr>
            <w:rFonts w:hint="eastAsia"/>
            <w:lang w:val="en-US" w:eastAsia="zh-CN"/>
          </w:rPr>
          <w:t>220℃时得到最大值。水热温度从180℃升至280℃的过程中，水热固相产物炭中的氮质量分数不断增加。特别值得注意的是，在220℃时，氮保留率呈显著增加达到最高点，并且随后开始降低。分析结果表明，氮保留率增加的主要原因是随着水热温度的提高，木质纤维素组分开始发生水解作用。在180℃时，半纤维素开始水解，而在220℃时，纤维素水解作用增强。木质纤维素的水解过程在固液两相中产生了大量的活性氧基团，而这些氧基团的存在强化了氮固集的Maillard反应（羰氨反应）作用</w:t>
        </w:r>
      </w:ins>
      <w:ins w:id="643" w:author="alan" w:date="2024-04-25T10:18:20Z">
        <w:r>
          <w:rPr>
            <w:rFonts w:hint="eastAsia"/>
            <w:vertAlign w:val="superscript"/>
            <w:lang w:val="en-US" w:eastAsia="zh-CN"/>
          </w:rPr>
          <w:fldChar w:fldCharType="begin"/>
        </w:r>
      </w:ins>
      <w:ins w:id="644" w:author="alan" w:date="2024-04-25T10:18:20Z">
        <w:r>
          <w:rPr>
            <w:rFonts w:hint="eastAsia"/>
            <w:vertAlign w:val="superscript"/>
            <w:lang w:val="en-US" w:eastAsia="zh-CN"/>
          </w:rPr>
          <w:instrText xml:space="preserve"> REF _Ref975248460 \r \h </w:instrText>
        </w:r>
      </w:ins>
      <w:ins w:id="645" w:author="alan" w:date="2024-04-25T10:18:20Z">
        <w:r>
          <w:rPr>
            <w:rFonts w:hint="eastAsia"/>
            <w:vertAlign w:val="superscript"/>
            <w:lang w:val="en-US" w:eastAsia="zh-CN"/>
          </w:rPr>
          <w:fldChar w:fldCharType="separate"/>
        </w:r>
      </w:ins>
      <w:ins w:id="646" w:author="alan" w:date="2024-04-25T10:18:20Z">
        <w:r>
          <w:rPr>
            <w:rFonts w:hint="eastAsia"/>
            <w:vertAlign w:val="superscript"/>
            <w:lang w:val="en-US" w:eastAsia="zh-CN"/>
          </w:rPr>
          <w:t>[37]</w:t>
        </w:r>
      </w:ins>
      <w:ins w:id="647" w:author="alan" w:date="2024-04-25T10:18:20Z">
        <w:r>
          <w:rPr>
            <w:rFonts w:hint="eastAsia"/>
            <w:vertAlign w:val="superscript"/>
            <w:lang w:val="en-US" w:eastAsia="zh-CN"/>
          </w:rPr>
          <w:fldChar w:fldCharType="end"/>
        </w:r>
      </w:ins>
      <w:ins w:id="648" w:author="alan" w:date="2024-04-25T10:18:20Z">
        <w:r>
          <w:rPr>
            <w:rFonts w:hint="eastAsia"/>
            <w:lang w:val="en-US" w:eastAsia="zh-CN"/>
          </w:rPr>
          <w:t>。</w:t>
        </w:r>
      </w:ins>
    </w:p>
    <w:p>
      <w:pPr>
        <w:spacing w:before="181" w:beforeLines="50" w:after="181" w:afterLines="50" w:line="360" w:lineRule="auto"/>
        <w:ind w:firstLine="480" w:firstLineChars="200"/>
        <w:jc w:val="left"/>
        <w:rPr>
          <w:ins w:id="649" w:author="alan" w:date="2024-04-25T10:18:20Z"/>
        </w:rPr>
      </w:pPr>
      <w:ins w:id="650" w:author="alan" w:date="2024-04-25T10:18:20Z">
        <w:r>
          <w:rPr>
            <w:rFonts w:hint="eastAsia"/>
            <w:lang w:val="en-US" w:eastAsia="zh-CN"/>
          </w:rPr>
          <w:t>从共水热固相产物炭的氮含量分析，随着温度的升高，水热炭中的固氮率相比于炭得率趋势大致相同，根据不同的反应温度条件，可以推断氮的结构在水热炭中发生了转变。然而在260℃时固氮率出现了回升的现象，这是由于固相产物炭中</w:t>
        </w:r>
      </w:ins>
      <w:ins w:id="651" w:author="alan" w:date="2024-04-25T10:18:20Z">
        <w:r>
          <w:rPr>
            <w:rFonts w:hint="eastAsia"/>
            <w:lang w:eastAsia="zh-CN"/>
          </w:rPr>
          <w:t>氮的质量分数陡增造成的，其增幅甚至已经抵消了炭得率的减少现象。对于此现象，汪等人在对水热转化停留时间的研究中发现</w:t>
        </w:r>
      </w:ins>
      <w:ins w:id="652" w:author="alan" w:date="2024-04-25T10:18:20Z">
        <w:r>
          <w:rPr>
            <w:rFonts w:hint="eastAsia"/>
            <w:vertAlign w:val="superscript"/>
            <w:lang w:eastAsia="zh-CN"/>
          </w:rPr>
          <w:fldChar w:fldCharType="begin"/>
        </w:r>
      </w:ins>
      <w:ins w:id="653" w:author="alan" w:date="2024-04-25T10:18:20Z">
        <w:r>
          <w:rPr>
            <w:rFonts w:hint="eastAsia"/>
            <w:vertAlign w:val="superscript"/>
            <w:lang w:eastAsia="zh-CN"/>
          </w:rPr>
          <w:instrText xml:space="preserve"> REF _Ref1858149727 \r \h </w:instrText>
        </w:r>
      </w:ins>
      <w:ins w:id="654" w:author="alan" w:date="2024-04-25T10:18:20Z">
        <w:r>
          <w:rPr>
            <w:rFonts w:hint="eastAsia"/>
            <w:vertAlign w:val="superscript"/>
            <w:lang w:eastAsia="zh-CN"/>
          </w:rPr>
          <w:fldChar w:fldCharType="separate"/>
        </w:r>
      </w:ins>
      <w:ins w:id="655" w:author="alan" w:date="2024-04-25T10:18:20Z">
        <w:r>
          <w:rPr>
            <w:rFonts w:hint="eastAsia"/>
            <w:vertAlign w:val="superscript"/>
            <w:lang w:eastAsia="zh-CN"/>
          </w:rPr>
          <w:t>[38]</w:t>
        </w:r>
      </w:ins>
      <w:ins w:id="656" w:author="alan" w:date="2024-04-25T10:18:20Z">
        <w:r>
          <w:rPr>
            <w:rFonts w:hint="eastAsia"/>
            <w:vertAlign w:val="superscript"/>
            <w:lang w:eastAsia="zh-CN"/>
          </w:rPr>
          <w:fldChar w:fldCharType="end"/>
        </w:r>
      </w:ins>
      <w:ins w:id="657" w:author="alan" w:date="2024-04-25T10:18:20Z">
        <w:r>
          <w:rPr>
            <w:rFonts w:hint="eastAsia"/>
            <w:lang w:eastAsia="zh-CN"/>
          </w:rPr>
          <w:t>，在260℃下的长停留时间对氮质量分数和保留率的提高效果非常显著。根据分析，尽管木质素在这种条件下发生水解导致固相产率下降，但纤维素水解产生的液相产物，如糠醛等，通过聚合、缩合和芳构化作用得到增强</w:t>
        </w:r>
      </w:ins>
      <w:ins w:id="658" w:author="alan" w:date="2024-04-25T10:18:20Z">
        <w:r>
          <w:rPr>
            <w:rFonts w:hint="eastAsia"/>
            <w:vertAlign w:val="superscript"/>
            <w:lang w:eastAsia="zh-CN"/>
          </w:rPr>
          <w:fldChar w:fldCharType="begin"/>
        </w:r>
      </w:ins>
      <w:ins w:id="659" w:author="alan" w:date="2024-04-25T10:18:20Z">
        <w:r>
          <w:rPr>
            <w:rFonts w:hint="eastAsia"/>
            <w:vertAlign w:val="superscript"/>
            <w:lang w:eastAsia="zh-CN"/>
          </w:rPr>
          <w:instrText xml:space="preserve"> REF _Ref344554991 \r \h </w:instrText>
        </w:r>
      </w:ins>
      <w:ins w:id="660" w:author="alan" w:date="2024-04-25T10:18:20Z">
        <w:r>
          <w:rPr>
            <w:rFonts w:hint="eastAsia"/>
            <w:vertAlign w:val="superscript"/>
            <w:lang w:eastAsia="zh-CN"/>
          </w:rPr>
          <w:fldChar w:fldCharType="separate"/>
        </w:r>
      </w:ins>
      <w:ins w:id="661" w:author="alan" w:date="2024-04-25T10:18:20Z">
        <w:r>
          <w:rPr>
            <w:rFonts w:hint="eastAsia"/>
            <w:vertAlign w:val="superscript"/>
            <w:lang w:eastAsia="zh-CN"/>
          </w:rPr>
          <w:t>[39]</w:t>
        </w:r>
      </w:ins>
      <w:ins w:id="662" w:author="alan" w:date="2024-04-25T10:18:20Z">
        <w:r>
          <w:rPr>
            <w:rFonts w:hint="eastAsia"/>
            <w:vertAlign w:val="superscript"/>
            <w:lang w:eastAsia="zh-CN"/>
          </w:rPr>
          <w:fldChar w:fldCharType="end"/>
        </w:r>
      </w:ins>
      <w:ins w:id="663" w:author="alan" w:date="2024-04-25T10:18:20Z">
        <w:r>
          <w:rPr>
            <w:rFonts w:hint="default"/>
            <w:vertAlign w:val="superscript"/>
            <w:lang w:val="en-US" w:eastAsia="zh-CN"/>
          </w:rPr>
          <w:t>,</w:t>
        </w:r>
      </w:ins>
      <w:ins w:id="664" w:author="alan" w:date="2024-04-25T10:18:20Z">
        <w:r>
          <w:rPr>
            <w:rFonts w:hint="eastAsia"/>
            <w:vertAlign w:val="superscript"/>
            <w:lang w:eastAsia="zh-CN"/>
          </w:rPr>
          <w:fldChar w:fldCharType="begin"/>
        </w:r>
      </w:ins>
      <w:ins w:id="665" w:author="alan" w:date="2024-04-25T10:18:20Z">
        <w:r>
          <w:rPr>
            <w:rFonts w:hint="eastAsia"/>
            <w:vertAlign w:val="superscript"/>
            <w:lang w:eastAsia="zh-CN"/>
          </w:rPr>
          <w:instrText xml:space="preserve"> REF _Ref1996914718 \r \h </w:instrText>
        </w:r>
      </w:ins>
      <w:ins w:id="666" w:author="alan" w:date="2024-04-25T10:18:20Z">
        <w:r>
          <w:rPr>
            <w:rFonts w:hint="eastAsia"/>
            <w:vertAlign w:val="superscript"/>
            <w:lang w:eastAsia="zh-CN"/>
          </w:rPr>
          <w:fldChar w:fldCharType="separate"/>
        </w:r>
      </w:ins>
      <w:ins w:id="667" w:author="alan" w:date="2024-04-25T10:18:20Z">
        <w:r>
          <w:rPr>
            <w:rFonts w:hint="eastAsia"/>
            <w:vertAlign w:val="superscript"/>
            <w:lang w:eastAsia="zh-CN"/>
          </w:rPr>
          <w:t>[40]</w:t>
        </w:r>
      </w:ins>
      <w:ins w:id="668" w:author="alan" w:date="2024-04-25T10:18:20Z">
        <w:r>
          <w:rPr>
            <w:rFonts w:hint="eastAsia"/>
            <w:vertAlign w:val="superscript"/>
            <w:lang w:eastAsia="zh-CN"/>
          </w:rPr>
          <w:fldChar w:fldCharType="end"/>
        </w:r>
      </w:ins>
      <w:ins w:id="669" w:author="alan" w:date="2024-04-25T10:18:20Z">
        <w:r>
          <w:rPr>
            <w:rFonts w:hint="eastAsia"/>
            <w:lang w:eastAsia="zh-CN"/>
          </w:rPr>
          <w:t>，这导致部分游离的水解产物重新返回到固相中。仅在100℃下，停留时间亦对固相产物中氮的保留有着显著的影响，而在140℃时，温度扮演着主导的角色。据分析，在相对较低的温度条件下，水分子与纤维板中脲醛树脂分子链末端的羟甲基结合，导致其中的亚甲基键和酰胺键的解离，进而促成氮离子释放至液相</w:t>
        </w:r>
      </w:ins>
      <w:ins w:id="670" w:author="alan" w:date="2024-04-25T10:18:20Z">
        <w:r>
          <w:rPr>
            <w:rFonts w:hint="eastAsia"/>
            <w:vertAlign w:val="superscript"/>
            <w:lang w:eastAsia="zh-CN"/>
          </w:rPr>
          <w:fldChar w:fldCharType="begin"/>
        </w:r>
      </w:ins>
      <w:ins w:id="671" w:author="alan" w:date="2024-04-25T10:18:20Z">
        <w:r>
          <w:rPr>
            <w:rFonts w:hint="eastAsia"/>
            <w:vertAlign w:val="superscript"/>
            <w:lang w:eastAsia="zh-CN"/>
          </w:rPr>
          <w:instrText xml:space="preserve"> REF _Ref1079532396 \r \h </w:instrText>
        </w:r>
      </w:ins>
      <w:ins w:id="672" w:author="alan" w:date="2024-04-25T10:18:20Z">
        <w:r>
          <w:rPr>
            <w:rFonts w:hint="eastAsia"/>
            <w:vertAlign w:val="superscript"/>
            <w:lang w:eastAsia="zh-CN"/>
          </w:rPr>
          <w:fldChar w:fldCharType="separate"/>
        </w:r>
      </w:ins>
      <w:ins w:id="673" w:author="alan" w:date="2024-04-25T10:18:20Z">
        <w:r>
          <w:rPr>
            <w:rFonts w:hint="eastAsia"/>
            <w:vertAlign w:val="superscript"/>
            <w:lang w:eastAsia="zh-CN"/>
          </w:rPr>
          <w:t>[41]</w:t>
        </w:r>
      </w:ins>
      <w:ins w:id="674" w:author="alan" w:date="2024-04-25T10:18:20Z">
        <w:r>
          <w:rPr>
            <w:rFonts w:hint="eastAsia"/>
            <w:vertAlign w:val="superscript"/>
            <w:lang w:eastAsia="zh-CN"/>
          </w:rPr>
          <w:fldChar w:fldCharType="end"/>
        </w:r>
      </w:ins>
      <w:ins w:id="675" w:author="alan" w:date="2024-04-25T10:18:20Z">
        <w:r>
          <w:rPr>
            <w:rFonts w:hint="default"/>
            <w:vertAlign w:val="superscript"/>
            <w:lang w:val="en-US" w:eastAsia="zh-CN"/>
          </w:rPr>
          <w:t>,</w:t>
        </w:r>
      </w:ins>
      <w:ins w:id="676" w:author="alan" w:date="2024-04-25T10:18:20Z">
        <w:r>
          <w:rPr>
            <w:rFonts w:hint="eastAsia"/>
            <w:vertAlign w:val="superscript"/>
            <w:lang w:val="en-US" w:eastAsia="zh-CN"/>
          </w:rPr>
          <w:fldChar w:fldCharType="begin"/>
        </w:r>
      </w:ins>
      <w:ins w:id="677" w:author="alan" w:date="2024-04-25T10:18:20Z">
        <w:r>
          <w:rPr>
            <w:rFonts w:hint="eastAsia"/>
            <w:vertAlign w:val="superscript"/>
            <w:lang w:val="en-US" w:eastAsia="zh-CN"/>
          </w:rPr>
          <w:instrText xml:space="preserve"> REF _Ref170529289 \r \h </w:instrText>
        </w:r>
      </w:ins>
      <w:ins w:id="678" w:author="alan" w:date="2024-04-25T10:18:20Z">
        <w:r>
          <w:rPr>
            <w:rFonts w:hint="eastAsia"/>
            <w:vertAlign w:val="superscript"/>
            <w:lang w:val="en-US" w:eastAsia="zh-CN"/>
          </w:rPr>
          <w:fldChar w:fldCharType="separate"/>
        </w:r>
      </w:ins>
      <w:ins w:id="679" w:author="alan" w:date="2024-04-25T10:18:20Z">
        <w:r>
          <w:rPr>
            <w:rFonts w:hint="eastAsia"/>
            <w:vertAlign w:val="superscript"/>
            <w:lang w:val="en-US" w:eastAsia="zh-CN"/>
          </w:rPr>
          <w:t>[42]</w:t>
        </w:r>
      </w:ins>
      <w:ins w:id="680" w:author="alan" w:date="2024-04-25T10:18:20Z">
        <w:r>
          <w:rPr>
            <w:rFonts w:hint="eastAsia"/>
            <w:vertAlign w:val="superscript"/>
            <w:lang w:val="en-US" w:eastAsia="zh-CN"/>
          </w:rPr>
          <w:fldChar w:fldCharType="end"/>
        </w:r>
      </w:ins>
      <w:ins w:id="681" w:author="alan" w:date="2024-04-25T10:18:20Z">
        <w:r>
          <w:rPr>
            <w:rFonts w:hint="eastAsia"/>
            <w:lang w:eastAsia="zh-CN"/>
          </w:rPr>
          <w:t>，如此即可表明低温水热水热转化可有效去除纤维板中的绝大部分氮。</w:t>
        </w:r>
      </w:ins>
    </w:p>
    <w:p>
      <w:pPr>
        <w:rPr>
          <w:rFonts w:hint="eastAsia"/>
          <w:lang w:val="en-US" w:eastAsia="zh-CN"/>
        </w:rPr>
      </w:pPr>
    </w:p>
    <w:p>
      <w:pPr>
        <w:pStyle w:val="5"/>
        <w:rPr>
          <w:del w:id="683" w:author="alan" w:date="2024-04-25T10:17:51Z"/>
          <w:rFonts w:hint="eastAsia"/>
          <w:i w:val="0"/>
          <w:iCs w:val="0"/>
          <w:vertAlign w:val="baseline"/>
          <w:lang w:val="en-US" w:eastAsia="zh-CN"/>
        </w:rPr>
        <w:pPrChange w:id="682" w:author="alan" w:date="2024-04-25T01:07:40Z">
          <w:pPr>
            <w:pStyle w:val="4"/>
          </w:pPr>
        </w:pPrChange>
      </w:pPr>
      <w:del w:id="684" w:author="alan" w:date="2024-04-25T10:17:51Z">
        <w:r>
          <w:rPr>
            <w:rFonts w:hint="default"/>
            <w:i w:val="0"/>
            <w:iCs w:val="0"/>
            <w:vertAlign w:val="baseline"/>
            <w:lang w:val="en-US" w:eastAsia="zh-CN"/>
          </w:rPr>
          <w:delText>5.3  XPS</w:delText>
        </w:r>
      </w:del>
      <w:del w:id="685" w:author="alan" w:date="2024-04-25T10:17:51Z">
        <w:r>
          <w:rPr>
            <w:rFonts w:hint="eastAsia"/>
            <w:i w:val="0"/>
            <w:iCs w:val="0"/>
            <w:vertAlign w:val="baseline"/>
            <w:lang w:val="en-US" w:eastAsia="zh-CN"/>
          </w:rPr>
          <w:delText>测试</w:delText>
        </w:r>
      </w:del>
    </w:p>
    <w:p>
      <w:pPr>
        <w:spacing w:before="181" w:beforeLines="50" w:after="181" w:afterLines="50" w:line="360" w:lineRule="auto"/>
        <w:ind w:firstLine="480" w:firstLineChars="200"/>
        <w:rPr>
          <w:del w:id="686" w:author="alan" w:date="2024-04-25T10:17:51Z"/>
          <w:rFonts w:hint="default" w:eastAsia="SimSun"/>
          <w:szCs w:val="24"/>
          <w:lang w:bidi="ar"/>
        </w:rPr>
      </w:pPr>
      <w:del w:id="687" w:author="alan" w:date="2024-04-25T10:17:51Z">
        <w:r>
          <w:rPr>
            <w:rFonts w:hint="eastAsia" w:eastAsia="SimSun"/>
            <w:szCs w:val="24"/>
            <w:lang w:eastAsia="zh-CN" w:bidi="ar"/>
          </w:rPr>
          <w:delText>采用</w:delText>
        </w:r>
      </w:del>
      <w:del w:id="688" w:author="alan" w:date="2024-04-25T10:17:51Z">
        <w:r>
          <w:rPr>
            <w:rFonts w:hint="eastAsia" w:eastAsia="SimSun"/>
            <w:szCs w:val="24"/>
            <w:lang w:bidi="ar"/>
          </w:rPr>
          <w:delText>美国Thermo Scientific K-Alpha</w:delText>
        </w:r>
      </w:del>
      <w:del w:id="689" w:author="alan" w:date="2024-04-25T10:17:51Z">
        <w:r>
          <w:rPr>
            <w:rFonts w:hint="eastAsia" w:eastAsia="SimSun"/>
            <w:szCs w:val="24"/>
            <w:lang w:eastAsia="zh-CN" w:bidi="ar"/>
          </w:rPr>
          <w:delText>公司</w:delText>
        </w:r>
      </w:del>
      <w:del w:id="690" w:author="alan" w:date="2024-04-25T10:17:51Z">
        <w:r>
          <w:rPr>
            <w:rFonts w:hint="eastAsia" w:eastAsia="SimSun"/>
            <w:szCs w:val="24"/>
            <w:lang w:bidi="ar"/>
          </w:rPr>
          <w:delText>的X射线光电子能谱</w:delText>
        </w:r>
      </w:del>
      <w:del w:id="691" w:author="alan" w:date="2024-04-25T10:17:51Z">
        <w:r>
          <w:rPr>
            <w:rFonts w:hint="eastAsia" w:eastAsia="SimSun"/>
            <w:szCs w:val="24"/>
            <w:lang w:eastAsia="zh-CN" w:bidi="ar"/>
          </w:rPr>
          <w:delText>仪（</w:delText>
        </w:r>
      </w:del>
      <w:del w:id="692" w:author="alan" w:date="2024-04-25T10:17:51Z">
        <w:r>
          <w:rPr>
            <w:rFonts w:hint="eastAsia" w:eastAsia="SimSun"/>
            <w:szCs w:val="24"/>
            <w:lang w:bidi="ar"/>
          </w:rPr>
          <w:delText>XPS</w:delText>
        </w:r>
      </w:del>
      <w:del w:id="693" w:author="alan" w:date="2024-04-25T10:17:51Z">
        <w:r>
          <w:rPr>
            <w:rFonts w:hint="eastAsia" w:eastAsia="SimSun"/>
            <w:szCs w:val="24"/>
            <w:lang w:eastAsia="zh-CN" w:bidi="ar"/>
          </w:rPr>
          <w:delText>）</w:delText>
        </w:r>
      </w:del>
      <w:del w:id="694" w:author="alan" w:date="2024-04-25T10:17:51Z">
        <w:r>
          <w:rPr>
            <w:rFonts w:hint="eastAsia" w:eastAsia="SimSun"/>
            <w:szCs w:val="24"/>
            <w:lang w:bidi="ar"/>
          </w:rPr>
          <w:delText>研究固相产物的表面氮官能团的结构和组成。XPS光谱中的结合能</w:delText>
        </w:r>
      </w:del>
      <w:del w:id="695" w:author="alan" w:date="2024-04-25T10:17:51Z">
        <w:r>
          <w:rPr>
            <w:rFonts w:hint="eastAsia" w:eastAsia="SimSun"/>
            <w:szCs w:val="24"/>
            <w:lang w:eastAsia="zh-CN" w:bidi="ar"/>
          </w:rPr>
          <w:delText>（</w:delText>
        </w:r>
      </w:del>
      <w:del w:id="696" w:author="alan" w:date="2024-04-25T10:17:51Z">
        <w:r>
          <w:rPr>
            <w:rFonts w:hint="eastAsia" w:eastAsia="SimSun"/>
            <w:szCs w:val="24"/>
            <w:lang w:val="en-US" w:eastAsia="zh-CN" w:bidi="ar"/>
          </w:rPr>
          <w:delText>Binding Energy</w:delText>
        </w:r>
      </w:del>
      <w:del w:id="697" w:author="alan" w:date="2024-04-25T10:17:51Z">
        <w:r>
          <w:rPr>
            <w:rFonts w:hint="eastAsia" w:eastAsia="SimSun"/>
            <w:szCs w:val="24"/>
            <w:lang w:eastAsia="zh-CN" w:bidi="ar"/>
          </w:rPr>
          <w:delText>）是</w:delText>
        </w:r>
      </w:del>
      <w:del w:id="698" w:author="alan" w:date="2024-04-25T10:17:51Z">
        <w:r>
          <w:rPr>
            <w:rFonts w:hint="eastAsia" w:eastAsia="SimSun"/>
            <w:szCs w:val="24"/>
            <w:lang w:bidi="ar"/>
          </w:rPr>
          <w:delText>通过将外来的碳污染结合能（284.8eV）和碳高分辨谱（C1s）峰值结合能作为参考标准，对氮高分辨谱（N1s）进行电荷</w:delText>
        </w:r>
      </w:del>
      <w:del w:id="699" w:author="alan" w:date="2024-04-25T10:17:51Z">
        <w:r>
          <w:rPr>
            <w:rFonts w:hint="eastAsia" w:eastAsia="SimSun"/>
            <w:szCs w:val="24"/>
            <w:lang w:eastAsia="zh-CN" w:bidi="ar"/>
          </w:rPr>
          <w:delText>校准</w:delText>
        </w:r>
      </w:del>
      <w:del w:id="700" w:author="alan" w:date="2024-04-25T10:17:51Z">
        <w:r>
          <w:rPr>
            <w:rFonts w:hint="eastAsia" w:eastAsia="SimSun"/>
            <w:szCs w:val="24"/>
            <w:lang w:bidi="ar"/>
          </w:rPr>
          <w:delText>。然后，将校正后的数据导入XPSPEAK软件进行分峰拟合处理。在该过程中，高斯-洛伦兹参数固定为20%。对于氮官能团的结合能范围，吡啶类N-6为398.9±0.3eV，胺氮类N-A为399.8±0.4eV，吡咯类N-5为400.6±0.3eV，季氮类N-Q为401.4±0.3eV。</w:delText>
        </w:r>
      </w:del>
      <w:del w:id="701" w:author="alan" w:date="2024-04-25T10:17:51Z">
        <w:r>
          <w:rPr>
            <w:rFonts w:hint="eastAsia" w:eastAsia="SimSun"/>
            <w:szCs w:val="24"/>
            <w:lang w:eastAsia="zh-CN" w:bidi="ar"/>
          </w:rPr>
          <w:delText>分别对</w:delText>
        </w:r>
      </w:del>
      <w:del w:id="702" w:author="alan" w:date="2024-04-25T10:17:51Z">
        <w:r>
          <w:rPr>
            <w:rFonts w:hint="eastAsia"/>
            <w:lang w:val="en-US" w:eastAsia="zh-CN"/>
          </w:rPr>
          <w:delText>180、200、220、240、260、280</w:delText>
        </w:r>
      </w:del>
      <w:del w:id="703" w:author="alan" w:date="2024-04-25T10:17:51Z">
        <w:r>
          <w:rPr>
            <w:rFonts w:hint="default" w:ascii="宋体" w:hAnsi="宋体"/>
            <w:lang w:val="en-US" w:eastAsia="zh-CN"/>
          </w:rPr>
          <w:delText>℃</w:delText>
        </w:r>
      </w:del>
      <w:del w:id="704" w:author="alan" w:date="2024-04-25T10:17:51Z">
        <w:r>
          <w:rPr>
            <w:rFonts w:hint="eastAsia" w:ascii="宋体" w:hAnsi="宋体"/>
            <w:lang w:val="en-US" w:eastAsia="zh-CN"/>
          </w:rPr>
          <w:delText>的共水热固相</w:delText>
        </w:r>
      </w:del>
      <w:del w:id="705" w:author="alan" w:date="2024-04-25T10:17:51Z">
        <w:r>
          <w:rPr>
            <w:rFonts w:hint="eastAsia" w:ascii="Times New Roman" w:hAnsi="Times New Roman" w:eastAsia="SimSun"/>
            <w:szCs w:val="24"/>
            <w:lang w:val="en-US" w:eastAsia="zh-CN" w:bidi="ar"/>
          </w:rPr>
          <w:delText>产物炭进行XPS测试</w:delText>
        </w:r>
      </w:del>
      <w:del w:id="706" w:author="alan" w:date="2024-04-25T10:17:51Z">
        <w:r>
          <w:rPr>
            <w:rFonts w:hint="eastAsia" w:eastAsia="SimSun"/>
            <w:szCs w:val="24"/>
            <w:lang w:val="en-US" w:eastAsia="zh-CN" w:bidi="ar"/>
          </w:rPr>
          <w:delText>，并分别为</w:delText>
        </w:r>
      </w:del>
      <w:del w:id="707" w:author="alan" w:date="2024-04-25T10:17:51Z">
        <w:r>
          <w:rPr>
            <w:rFonts w:hint="eastAsia" w:eastAsia="SimSun"/>
            <w:szCs w:val="24"/>
            <w:lang w:bidi="ar"/>
          </w:rPr>
          <w:delText>N-6</w:delText>
        </w:r>
      </w:del>
      <w:del w:id="708" w:author="alan" w:date="2024-04-25T10:17:51Z">
        <w:r>
          <w:rPr>
            <w:rFonts w:hint="eastAsia" w:eastAsia="SimSun"/>
            <w:szCs w:val="24"/>
            <w:lang w:eastAsia="zh-CN" w:bidi="ar"/>
          </w:rPr>
          <w:delText>、</w:delText>
        </w:r>
      </w:del>
      <w:del w:id="709" w:author="alan" w:date="2024-04-25T10:17:51Z">
        <w:r>
          <w:rPr>
            <w:rFonts w:hint="eastAsia" w:eastAsia="SimSun"/>
            <w:szCs w:val="24"/>
            <w:lang w:bidi="ar"/>
          </w:rPr>
          <w:delText>N-A</w:delText>
        </w:r>
      </w:del>
      <w:del w:id="710" w:author="alan" w:date="2024-04-25T10:17:51Z">
        <w:r>
          <w:rPr>
            <w:rFonts w:hint="eastAsia" w:eastAsia="SimSun"/>
            <w:szCs w:val="24"/>
            <w:lang w:eastAsia="zh-CN" w:bidi="ar"/>
          </w:rPr>
          <w:delText>、</w:delText>
        </w:r>
      </w:del>
      <w:del w:id="711" w:author="alan" w:date="2024-04-25T10:17:51Z">
        <w:r>
          <w:rPr>
            <w:rFonts w:hint="eastAsia" w:eastAsia="SimSun"/>
            <w:szCs w:val="24"/>
            <w:lang w:bidi="ar"/>
          </w:rPr>
          <w:delText>N-5</w:delText>
        </w:r>
      </w:del>
      <w:del w:id="712" w:author="alan" w:date="2024-04-25T10:17:51Z">
        <w:r>
          <w:rPr>
            <w:rFonts w:hint="eastAsia" w:eastAsia="SimSun"/>
            <w:szCs w:val="24"/>
            <w:lang w:eastAsia="zh-CN" w:bidi="ar"/>
          </w:rPr>
          <w:delText>、</w:delText>
        </w:r>
      </w:del>
      <w:del w:id="713" w:author="alan" w:date="2024-04-25T10:17:51Z">
        <w:r>
          <w:rPr>
            <w:rFonts w:hint="eastAsia" w:eastAsia="SimSun"/>
            <w:szCs w:val="24"/>
            <w:lang w:bidi="ar"/>
          </w:rPr>
          <w:delText>N-</w:delText>
        </w:r>
      </w:del>
      <w:del w:id="714" w:author="alan" w:date="2024-04-25T10:17:51Z">
        <w:r>
          <w:rPr>
            <w:rFonts w:hint="eastAsia" w:eastAsia="SimSun"/>
            <w:szCs w:val="24"/>
            <w:lang w:val="en-US" w:eastAsia="zh-CN" w:bidi="ar"/>
          </w:rPr>
          <w:delText>Q官能团加峰表征，相关分析结果见图</w:delText>
        </w:r>
      </w:del>
      <w:del w:id="715" w:author="alan" w:date="2024-04-25T10:17:51Z">
        <w:r>
          <w:rPr>
            <w:rFonts w:hint="default" w:eastAsia="SimSun"/>
            <w:szCs w:val="24"/>
            <w:lang w:val="en-US" w:eastAsia="zh-CN" w:bidi="ar"/>
          </w:rPr>
          <w:delText>4</w:delText>
        </w:r>
      </w:del>
      <w:del w:id="716" w:author="alan" w:date="2024-04-25T10:17:51Z">
        <w:r>
          <w:rPr>
            <w:rFonts w:hint="eastAsia" w:eastAsia="SimSun"/>
            <w:szCs w:val="24"/>
            <w:lang w:val="en-US" w:eastAsia="zh-CN" w:bidi="ar"/>
          </w:rPr>
          <w:delText>。</w:delText>
        </w:r>
      </w:del>
    </w:p>
    <w:p>
      <w:pPr>
        <w:ind w:firstLine="0" w:firstLineChars="0"/>
        <w:jc w:val="center"/>
        <w:rPr>
          <w:del w:id="717" w:author="alan" w:date="2024-04-25T10:17:51Z"/>
        </w:rPr>
      </w:pPr>
      <w:del w:id="718" w:author="alan" w:date="2024-04-25T10:17:51Z">
        <w:r>
          <w:rPr/>
          <w:drawing>
            <wp:inline distT="0" distB="0" distL="114300" distR="114300">
              <wp:extent cx="5583555" cy="4310380"/>
              <wp:effectExtent l="0" t="0" r="4445"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5583555" cy="4310380"/>
                      </a:xfrm>
                      <a:prstGeom prst="rect">
                        <a:avLst/>
                      </a:prstGeom>
                      <a:noFill/>
                      <a:ln>
                        <a:noFill/>
                      </a:ln>
                    </pic:spPr>
                  </pic:pic>
                </a:graphicData>
              </a:graphic>
            </wp:inline>
          </w:drawing>
        </w:r>
      </w:del>
    </w:p>
    <w:p>
      <w:pPr>
        <w:ind w:firstLine="480" w:firstLineChars="200"/>
        <w:jc w:val="center"/>
        <w:rPr>
          <w:del w:id="720" w:author="alan" w:date="2024-04-25T10:17:51Z"/>
          <w:rFonts w:hint="default"/>
          <w:lang w:val="en-US" w:eastAsia="zh-CN"/>
        </w:rPr>
      </w:pPr>
    </w:p>
    <w:p>
      <w:pPr>
        <w:ind w:firstLine="480" w:firstLineChars="200"/>
        <w:jc w:val="center"/>
        <w:rPr>
          <w:del w:id="721" w:author="alan" w:date="2024-04-25T10:17:51Z"/>
          <w:rFonts w:hint="eastAsia"/>
          <w:lang w:val="en-US" w:eastAsia="zh-CN"/>
        </w:rPr>
      </w:pPr>
      <w:del w:id="722" w:author="alan" w:date="2024-04-25T10:17:51Z">
        <w:r>
          <w:rPr>
            <w:rFonts w:hint="eastAsia"/>
            <w:lang w:val="en-US" w:eastAsia="zh-CN"/>
          </w:rPr>
          <w:delText>图</w:delText>
        </w:r>
      </w:del>
      <w:del w:id="723" w:author="alan" w:date="2024-04-25T10:17:51Z">
        <w:r>
          <w:rPr>
            <w:rFonts w:hint="default"/>
            <w:lang w:val="en-US" w:eastAsia="zh-CN"/>
          </w:rPr>
          <w:delText>4</w:delText>
        </w:r>
      </w:del>
      <w:del w:id="724" w:author="alan" w:date="2024-04-25T10:17:51Z">
        <w:r>
          <w:rPr>
            <w:rFonts w:hint="eastAsia"/>
            <w:lang w:val="en-US" w:eastAsia="zh-CN"/>
          </w:rPr>
          <w:delText xml:space="preserve">  XPS对共水热固相产物分析结果</w:delText>
        </w:r>
      </w:del>
    </w:p>
    <w:p>
      <w:pPr>
        <w:ind w:firstLine="480" w:firstLineChars="200"/>
        <w:jc w:val="center"/>
        <w:rPr>
          <w:del w:id="725" w:author="alan" w:date="2024-04-25T10:17:51Z"/>
          <w:rFonts w:hint="default"/>
          <w:lang w:val="en-US" w:eastAsia="zh-CN"/>
        </w:rPr>
      </w:pPr>
      <w:del w:id="726" w:author="alan" w:date="2024-04-25T10:17:51Z">
        <w:r>
          <w:rPr>
            <w:rFonts w:hint="default"/>
            <w:lang w:val="en-US" w:eastAsia="zh-CN"/>
          </w:rPr>
          <w:delText>Fig.4  Results of the solid-phase analysis of the co-hydrothermal product obtained using XPS</w:delText>
        </w:r>
      </w:del>
    </w:p>
    <w:p>
      <w:pPr>
        <w:rPr>
          <w:ins w:id="728" w:author="alan" w:date="2024-04-25T01:11:38Z"/>
          <w:rFonts w:hint="default"/>
          <w:lang w:val="en-US" w:eastAsia="zh-CN"/>
        </w:rPr>
        <w:pPrChange w:id="727" w:author="alan" w:date="2024-04-25T01:11:38Z">
          <w:pPr>
            <w:pStyle w:val="3"/>
          </w:pPr>
        </w:pPrChange>
      </w:pPr>
      <w:ins w:id="729" w:author="alan" w:date="2024-04-25T01:11:38Z">
        <w:r>
          <w:rPr>
            <w:rFonts w:hint="default"/>
            <w:lang w:val="en-US" w:eastAsia="zh-CN"/>
          </w:rPr>
          <w:br w:type="page"/>
        </w:r>
      </w:ins>
    </w:p>
    <w:p>
      <w:pPr>
        <w:pStyle w:val="3"/>
        <w:rPr>
          <w:rFonts w:hint="eastAsia"/>
          <w:lang w:val="en-US" w:eastAsia="zh-CN"/>
        </w:rPr>
      </w:pPr>
      <w:del w:id="730" w:author="alan" w:date="2024-04-25T01:11:07Z">
        <w:r>
          <w:rPr>
            <w:rFonts w:hint="default"/>
            <w:lang w:val="en-US" w:eastAsia="zh-CN"/>
          </w:rPr>
          <w:delText>6</w:delText>
        </w:r>
      </w:del>
      <w:ins w:id="731" w:author="alan" w:date="2024-04-25T01:11:07Z">
        <w:r>
          <w:rPr>
            <w:rFonts w:hint="eastAsia"/>
            <w:lang w:val="en-US" w:eastAsia="zh-CN"/>
          </w:rPr>
          <w:t>第三章</w:t>
        </w:r>
      </w:ins>
      <w:r>
        <w:rPr>
          <w:rFonts w:hint="default"/>
          <w:lang w:val="en-US" w:eastAsia="zh-CN"/>
        </w:rPr>
        <w:t xml:space="preserve">  </w:t>
      </w:r>
      <w:ins w:id="732" w:author="alan" w:date="2024-04-25T01:11:31Z">
        <w:r>
          <w:rPr>
            <w:rFonts w:hint="eastAsia"/>
            <w:lang w:val="en-US" w:eastAsia="zh-CN"/>
          </w:rPr>
          <w:t>水</w:t>
        </w:r>
      </w:ins>
      <w:ins w:id="733" w:author="alan" w:date="2024-04-25T01:11:32Z">
        <w:r>
          <w:rPr>
            <w:rFonts w:hint="eastAsia"/>
            <w:lang w:val="en-US" w:eastAsia="zh-CN"/>
          </w:rPr>
          <w:t>热炭中</w:t>
        </w:r>
      </w:ins>
      <w:ins w:id="734" w:author="alan" w:date="2024-04-25T01:11:25Z">
        <w:r>
          <w:rPr>
            <w:rFonts w:hint="default"/>
            <w:lang w:val="en-US" w:eastAsia="zh-CN"/>
          </w:rPr>
          <w:t>氮的</w:t>
        </w:r>
      </w:ins>
      <w:ins w:id="735" w:author="alan" w:date="2024-04-25T10:20:59Z">
        <w:r>
          <w:rPr>
            <w:rFonts w:hint="eastAsia"/>
            <w:lang w:val="en-US" w:eastAsia="zh-CN"/>
          </w:rPr>
          <w:t>官能团</w:t>
        </w:r>
      </w:ins>
      <w:ins w:id="736" w:author="alan" w:date="2024-04-25T01:11:25Z">
        <w:r>
          <w:rPr>
            <w:rFonts w:hint="default"/>
            <w:lang w:val="en-US" w:eastAsia="zh-CN"/>
          </w:rPr>
          <w:t>转化特性研究</w:t>
        </w:r>
      </w:ins>
    </w:p>
    <w:p>
      <w:pPr>
        <w:pStyle w:val="4"/>
        <w:rPr>
          <w:del w:id="737" w:author="alan" w:date="2024-04-25T10:18:16Z"/>
          <w:rFonts w:hint="default"/>
          <w:lang w:val="en-US" w:eastAsia="zh-CN"/>
        </w:rPr>
      </w:pPr>
      <w:del w:id="738" w:author="alan" w:date="2024-04-25T10:18:16Z">
        <w:r>
          <w:rPr>
            <w:rFonts w:hint="default"/>
            <w:lang w:val="en-US" w:eastAsia="zh-CN"/>
          </w:rPr>
          <w:delText xml:space="preserve">6.1  </w:delText>
        </w:r>
      </w:del>
      <w:del w:id="739" w:author="alan" w:date="2024-04-25T10:18:16Z">
        <w:r>
          <w:rPr>
            <w:rFonts w:hint="eastAsia"/>
            <w:lang w:val="en-US" w:eastAsia="zh-CN"/>
          </w:rPr>
          <w:delText>木糖与水热液反应固相产物得率</w:delText>
        </w:r>
      </w:del>
    </w:p>
    <w:p>
      <w:pPr>
        <w:spacing w:line="360" w:lineRule="auto"/>
        <w:ind w:left="0" w:leftChars="0" w:firstLine="480" w:firstLineChars="200"/>
        <w:rPr>
          <w:del w:id="740" w:author="alan" w:date="2024-04-25T10:18:16Z"/>
          <w:rFonts w:hint="default"/>
          <w:lang w:val="en-US" w:eastAsia="zh-CN"/>
        </w:rPr>
      </w:pPr>
      <w:del w:id="741" w:author="alan" w:date="2024-04-25T10:18:16Z">
        <w:r>
          <w:rPr>
            <w:rFonts w:hint="eastAsia"/>
            <w:lang w:val="en-US" w:eastAsia="zh-CN"/>
          </w:rPr>
          <w:delText>综合以上测试分析与实验实测相关数据，木糖与水热液反应产物分析见表</w:delText>
        </w:r>
      </w:del>
      <w:del w:id="742" w:author="alan" w:date="2024-04-25T10:18:16Z">
        <w:r>
          <w:rPr>
            <w:rFonts w:hint="default"/>
            <w:lang w:val="en-US" w:eastAsia="zh-CN"/>
          </w:rPr>
          <w:delText>3</w:delText>
        </w:r>
      </w:del>
      <w:del w:id="743" w:author="alan" w:date="2024-04-25T10:18:16Z">
        <w:r>
          <w:rPr>
            <w:rFonts w:hint="eastAsia"/>
            <w:lang w:val="en-US" w:eastAsia="zh-CN"/>
          </w:rPr>
          <w:delText>。</w:delText>
        </w:r>
      </w:del>
    </w:p>
    <w:p>
      <w:pPr>
        <w:ind w:firstLine="480" w:firstLineChars="200"/>
        <w:rPr>
          <w:del w:id="744" w:author="alan" w:date="2024-04-25T10:18:16Z"/>
          <w:rFonts w:hint="eastAsia"/>
          <w:lang w:val="en-US" w:eastAsia="zh-CN"/>
        </w:rPr>
      </w:pPr>
    </w:p>
    <w:p>
      <w:pPr>
        <w:ind w:firstLine="0" w:firstLineChars="0"/>
        <w:jc w:val="center"/>
        <w:rPr>
          <w:del w:id="745" w:author="alan" w:date="2024-04-25T10:18:16Z"/>
          <w:rFonts w:hint="eastAsia"/>
          <w:lang w:val="en-US" w:eastAsia="zh-CN"/>
        </w:rPr>
      </w:pPr>
      <w:del w:id="746" w:author="alan" w:date="2024-04-25T10:18:16Z">
        <w:r>
          <w:rPr>
            <w:rFonts w:hint="eastAsia"/>
            <w:lang w:val="en-US" w:eastAsia="zh-CN"/>
          </w:rPr>
          <w:delText>表3  木糖与水热液反应产物分析</w:delText>
        </w:r>
      </w:del>
    </w:p>
    <w:p>
      <w:pPr>
        <w:ind w:firstLine="0" w:firstLineChars="0"/>
        <w:jc w:val="center"/>
        <w:rPr>
          <w:del w:id="747" w:author="alan" w:date="2024-04-25T10:18:16Z"/>
          <w:rFonts w:hint="default"/>
          <w:lang w:val="en-US" w:eastAsia="zh-CN"/>
        </w:rPr>
      </w:pPr>
      <w:del w:id="748" w:author="alan" w:date="2024-04-25T10:18:16Z">
        <w:r>
          <w:rPr>
            <w:rFonts w:hint="eastAsia"/>
            <w:lang w:val="en-US" w:eastAsia="zh-CN"/>
          </w:rPr>
          <w:delText>Tab</w:delText>
        </w:r>
      </w:del>
      <w:del w:id="749" w:author="alan" w:date="2024-04-25T10:18:16Z">
        <w:r>
          <w:rPr>
            <w:rFonts w:hint="default"/>
            <w:lang w:val="en-US" w:eastAsia="zh-CN"/>
          </w:rPr>
          <w:delText>.</w:delText>
        </w:r>
      </w:del>
      <w:del w:id="750" w:author="alan" w:date="2024-04-25T10:18:16Z">
        <w:r>
          <w:rPr>
            <w:rFonts w:hint="eastAsia"/>
            <w:lang w:val="en-US" w:eastAsia="zh-CN"/>
          </w:rPr>
          <w:delText>2</w:delText>
        </w:r>
      </w:del>
      <w:del w:id="751" w:author="alan" w:date="2024-04-25T10:18:16Z">
        <w:r>
          <w:rPr>
            <w:rFonts w:hint="default"/>
            <w:lang w:val="en-US" w:eastAsia="zh-CN"/>
          </w:rPr>
          <w:delText xml:space="preserve">  Analysis of reaction products between xylose and hydrothermal solution</w:delText>
        </w:r>
      </w:del>
    </w:p>
    <w:p>
      <w:pPr>
        <w:ind w:firstLine="0" w:firstLineChars="0"/>
        <w:jc w:val="both"/>
        <w:rPr>
          <w:del w:id="752" w:author="alan" w:date="2024-04-25T10:18:16Z"/>
          <w:rFonts w:hint="default"/>
          <w:lang w:val="en-US" w:eastAsia="zh-CN"/>
        </w:rPr>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753" w:author="alan" w:date="2024-04-25T10:18:16Z"/>
        </w:trPr>
        <w:tc>
          <w:tcPr>
            <w:tcW w:w="1814" w:type="dxa"/>
            <w:tcBorders>
              <w:top w:val="single" w:color="auto" w:sz="12" w:space="0"/>
              <w:left w:val="nil"/>
              <w:bottom w:val="single" w:color="auto" w:sz="4" w:space="0"/>
              <w:right w:val="nil"/>
            </w:tcBorders>
            <w:vAlign w:val="center"/>
          </w:tcPr>
          <w:p>
            <w:pPr>
              <w:widowControl w:val="0"/>
              <w:jc w:val="center"/>
              <w:rPr>
                <w:del w:id="754" w:author="alan" w:date="2024-04-25T10:18:16Z"/>
                <w:rFonts w:hint="default"/>
                <w:vertAlign w:val="baseline"/>
                <w:lang w:val="en-US" w:eastAsia="zh-CN"/>
              </w:rPr>
            </w:pPr>
            <w:del w:id="755" w:author="alan" w:date="2024-04-25T10:18:16Z">
              <w:r>
                <w:rPr>
                  <w:rFonts w:hint="eastAsia"/>
                  <w:vertAlign w:val="baseline"/>
                  <w:lang w:val="en-US" w:eastAsia="zh-CN"/>
                </w:rPr>
                <w:delText>条件</w:delText>
              </w:r>
            </w:del>
          </w:p>
        </w:tc>
        <w:tc>
          <w:tcPr>
            <w:tcW w:w="1162" w:type="dxa"/>
            <w:tcBorders>
              <w:top w:val="single" w:color="auto" w:sz="12" w:space="0"/>
              <w:left w:val="nil"/>
              <w:bottom w:val="single" w:color="auto" w:sz="4" w:space="0"/>
              <w:right w:val="nil"/>
            </w:tcBorders>
            <w:vAlign w:val="center"/>
          </w:tcPr>
          <w:p>
            <w:pPr>
              <w:widowControl w:val="0"/>
              <w:jc w:val="center"/>
              <w:rPr>
                <w:del w:id="756" w:author="alan" w:date="2024-04-25T10:18:16Z"/>
                <w:rFonts w:hint="eastAsia" w:ascii="Times New Roman" w:hAnsi="Times New Roman" w:eastAsia="宋体" w:cs="Times New Roman"/>
                <w:sz w:val="24"/>
                <w:vertAlign w:val="baseline"/>
                <w:lang w:val="en-US" w:eastAsia="zh-CN" w:bidi="ar-SA"/>
              </w:rPr>
            </w:pPr>
            <w:del w:id="757" w:author="alan" w:date="2024-04-25T10:18:16Z">
              <w:r>
                <w:rPr>
                  <w:rFonts w:hint="default"/>
                  <w:vertAlign w:val="baseline"/>
                  <w:lang w:val="en-US" w:eastAsia="zh-CN"/>
                </w:rPr>
                <w:delText>180</w:delText>
              </w:r>
            </w:del>
            <w:del w:id="758" w:author="alan" w:date="2024-04-25T10:18:16Z">
              <w:r>
                <w:rPr>
                  <w:rFonts w:hint="default" w:ascii="宋体" w:hAnsi="宋体"/>
                  <w:vertAlign w:val="baseline"/>
                  <w:lang w:val="en-US" w:eastAsia="zh-CN"/>
                </w:rPr>
                <w:delText>℃</w:delText>
              </w:r>
            </w:del>
            <w:del w:id="759"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60" w:author="alan" w:date="2024-04-25T10:18:16Z"/>
                <w:rFonts w:hint="default"/>
                <w:vertAlign w:val="baseline"/>
                <w:lang w:val="en-US" w:eastAsia="zh-CN"/>
              </w:rPr>
            </w:pPr>
            <w:del w:id="761" w:author="alan" w:date="2024-04-25T10:18:16Z">
              <w:r>
                <w:rPr>
                  <w:rFonts w:hint="eastAsia"/>
                  <w:vertAlign w:val="baseline"/>
                  <w:lang w:val="en-US" w:eastAsia="zh-CN"/>
                </w:rPr>
                <w:delText>2</w:delText>
              </w:r>
            </w:del>
            <w:del w:id="762" w:author="alan" w:date="2024-04-25T10:18:16Z">
              <w:r>
                <w:rPr>
                  <w:rFonts w:hint="default"/>
                  <w:vertAlign w:val="baseline"/>
                  <w:lang w:val="en-US" w:eastAsia="zh-CN"/>
                </w:rPr>
                <w:delText>0</w:delText>
              </w:r>
            </w:del>
            <w:del w:id="763" w:author="alan" w:date="2024-04-25T10:18:16Z">
              <w:r>
                <w:rPr>
                  <w:rFonts w:hint="eastAsia"/>
                  <w:vertAlign w:val="baseline"/>
                  <w:lang w:val="en-US" w:eastAsia="zh-CN"/>
                </w:rPr>
                <w:delText>0</w:delText>
              </w:r>
            </w:del>
            <w:del w:id="764" w:author="alan" w:date="2024-04-25T10:18:16Z">
              <w:r>
                <w:rPr>
                  <w:rFonts w:hint="default" w:ascii="宋体" w:hAnsi="宋体"/>
                  <w:vertAlign w:val="baseline"/>
                  <w:lang w:val="en-US" w:eastAsia="zh-CN"/>
                </w:rPr>
                <w:delText>℃</w:delText>
              </w:r>
            </w:del>
            <w:del w:id="765"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66" w:author="alan" w:date="2024-04-25T10:18:16Z"/>
                <w:rFonts w:hint="default"/>
                <w:vertAlign w:val="baseline"/>
                <w:lang w:val="en-US" w:eastAsia="zh-CN"/>
              </w:rPr>
            </w:pPr>
            <w:del w:id="767" w:author="alan" w:date="2024-04-25T10:18:16Z">
              <w:r>
                <w:rPr>
                  <w:rFonts w:hint="eastAsia"/>
                  <w:vertAlign w:val="baseline"/>
                  <w:lang w:val="en-US" w:eastAsia="zh-CN"/>
                </w:rPr>
                <w:delText>2</w:delText>
              </w:r>
            </w:del>
            <w:del w:id="768" w:author="alan" w:date="2024-04-25T10:18:16Z">
              <w:r>
                <w:rPr>
                  <w:rFonts w:hint="default"/>
                  <w:vertAlign w:val="baseline"/>
                  <w:lang w:val="en-US" w:eastAsia="zh-CN"/>
                </w:rPr>
                <w:delText>2</w:delText>
              </w:r>
            </w:del>
            <w:del w:id="769" w:author="alan" w:date="2024-04-25T10:18:16Z">
              <w:r>
                <w:rPr>
                  <w:rFonts w:hint="eastAsia"/>
                  <w:vertAlign w:val="baseline"/>
                  <w:lang w:val="en-US" w:eastAsia="zh-CN"/>
                </w:rPr>
                <w:delText>0</w:delText>
              </w:r>
            </w:del>
            <w:del w:id="770" w:author="alan" w:date="2024-04-25T10:18:16Z">
              <w:r>
                <w:rPr>
                  <w:rFonts w:hint="default" w:ascii="宋体" w:hAnsi="宋体"/>
                  <w:vertAlign w:val="baseline"/>
                  <w:lang w:val="en-US" w:eastAsia="zh-CN"/>
                </w:rPr>
                <w:delText>℃</w:delText>
              </w:r>
            </w:del>
            <w:del w:id="771"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72" w:author="alan" w:date="2024-04-25T10:18:16Z"/>
                <w:rFonts w:hint="eastAsia" w:ascii="Times New Roman" w:hAnsi="Times New Roman" w:eastAsia="宋体" w:cs="Times New Roman"/>
                <w:sz w:val="24"/>
                <w:vertAlign w:val="baseline"/>
                <w:lang w:val="en-US" w:eastAsia="zh-CN" w:bidi="ar-SA"/>
              </w:rPr>
            </w:pPr>
            <w:del w:id="773" w:author="alan" w:date="2024-04-25T10:18:16Z">
              <w:r>
                <w:rPr>
                  <w:rFonts w:hint="eastAsia"/>
                  <w:vertAlign w:val="baseline"/>
                  <w:lang w:val="en-US" w:eastAsia="zh-CN"/>
                </w:rPr>
                <w:delText>240</w:delText>
              </w:r>
            </w:del>
            <w:del w:id="774" w:author="alan" w:date="2024-04-25T10:18:16Z">
              <w:r>
                <w:rPr>
                  <w:rFonts w:hint="default" w:ascii="宋体" w:hAnsi="宋体"/>
                  <w:vertAlign w:val="baseline"/>
                  <w:lang w:val="en-US" w:eastAsia="zh-CN"/>
                </w:rPr>
                <w:delText>℃</w:delText>
              </w:r>
            </w:del>
            <w:del w:id="775"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76" w:author="alan" w:date="2024-04-25T10:18:16Z"/>
                <w:rFonts w:hint="default"/>
                <w:vertAlign w:val="baseline"/>
                <w:lang w:val="en-US" w:eastAsia="zh-CN"/>
              </w:rPr>
            </w:pPr>
            <w:del w:id="777" w:author="alan" w:date="2024-04-25T10:18:16Z">
              <w:r>
                <w:rPr>
                  <w:rFonts w:hint="eastAsia"/>
                  <w:vertAlign w:val="baseline"/>
                  <w:lang w:val="en-US" w:eastAsia="zh-CN"/>
                </w:rPr>
                <w:delText>2</w:delText>
              </w:r>
            </w:del>
            <w:del w:id="778" w:author="alan" w:date="2024-04-25T10:18:16Z">
              <w:r>
                <w:rPr>
                  <w:rFonts w:hint="default"/>
                  <w:vertAlign w:val="baseline"/>
                  <w:lang w:val="en-US" w:eastAsia="zh-CN"/>
                </w:rPr>
                <w:delText>6</w:delText>
              </w:r>
            </w:del>
            <w:del w:id="779" w:author="alan" w:date="2024-04-25T10:18:16Z">
              <w:r>
                <w:rPr>
                  <w:rFonts w:hint="eastAsia"/>
                  <w:vertAlign w:val="baseline"/>
                  <w:lang w:val="en-US" w:eastAsia="zh-CN"/>
                </w:rPr>
                <w:delText>0</w:delText>
              </w:r>
            </w:del>
            <w:del w:id="780" w:author="alan" w:date="2024-04-25T10:18:16Z">
              <w:r>
                <w:rPr>
                  <w:rFonts w:hint="default" w:ascii="宋体" w:hAnsi="宋体"/>
                  <w:vertAlign w:val="baseline"/>
                  <w:lang w:val="en-US" w:eastAsia="zh-CN"/>
                </w:rPr>
                <w:delText>℃</w:delText>
              </w:r>
            </w:del>
            <w:del w:id="781"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82" w:author="alan" w:date="2024-04-25T10:18:16Z"/>
                <w:rFonts w:hint="eastAsia" w:ascii="Times New Roman" w:hAnsi="Times New Roman" w:eastAsia="宋体" w:cs="Times New Roman"/>
                <w:sz w:val="24"/>
                <w:vertAlign w:val="baseline"/>
                <w:lang w:val="en-US" w:eastAsia="zh-CN" w:bidi="ar-SA"/>
              </w:rPr>
            </w:pPr>
            <w:del w:id="783" w:author="alan" w:date="2024-04-25T10:18:16Z">
              <w:r>
                <w:rPr>
                  <w:rFonts w:hint="eastAsia"/>
                  <w:vertAlign w:val="baseline"/>
                  <w:lang w:val="en-US" w:eastAsia="zh-CN"/>
                </w:rPr>
                <w:delText>2</w:delText>
              </w:r>
            </w:del>
            <w:del w:id="784" w:author="alan" w:date="2024-04-25T10:18:16Z">
              <w:r>
                <w:rPr>
                  <w:rFonts w:hint="default"/>
                  <w:vertAlign w:val="baseline"/>
                  <w:lang w:val="en-US" w:eastAsia="zh-CN"/>
                </w:rPr>
                <w:delText>8</w:delText>
              </w:r>
            </w:del>
            <w:del w:id="785" w:author="alan" w:date="2024-04-25T10:18:16Z">
              <w:r>
                <w:rPr>
                  <w:rFonts w:hint="eastAsia"/>
                  <w:vertAlign w:val="baseline"/>
                  <w:lang w:val="en-US" w:eastAsia="zh-CN"/>
                </w:rPr>
                <w:delText>0</w:delText>
              </w:r>
            </w:del>
            <w:del w:id="786" w:author="alan" w:date="2024-04-25T10:18:16Z">
              <w:r>
                <w:rPr>
                  <w:rFonts w:hint="default" w:ascii="宋体" w:hAnsi="宋体"/>
                  <w:vertAlign w:val="baseline"/>
                  <w:lang w:val="en-US" w:eastAsia="zh-CN"/>
                </w:rPr>
                <w:delText>℃</w:delText>
              </w:r>
            </w:del>
            <w:del w:id="787" w:author="alan" w:date="2024-04-25T10:18:16Z">
              <w:r>
                <w:rPr>
                  <w:rFonts w:hint="eastAsia"/>
                  <w:vertAlign w:val="baseline"/>
                  <w:lang w:val="en-US" w:eastAsia="zh-CN"/>
                </w:rPr>
                <w:delText>-2h</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788" w:author="alan" w:date="2024-04-25T10:18:16Z"/>
        </w:trPr>
        <w:tc>
          <w:tcPr>
            <w:tcW w:w="1814" w:type="dxa"/>
            <w:tcBorders>
              <w:top w:val="single" w:color="auto" w:sz="4" w:space="0"/>
              <w:left w:val="nil"/>
              <w:bottom w:val="nil"/>
              <w:right w:val="nil"/>
            </w:tcBorders>
            <w:vAlign w:val="center"/>
          </w:tcPr>
          <w:p>
            <w:pPr>
              <w:widowControl w:val="0"/>
              <w:jc w:val="center"/>
              <w:rPr>
                <w:del w:id="789" w:author="alan" w:date="2024-04-25T10:18:16Z"/>
                <w:rFonts w:hint="default"/>
                <w:vertAlign w:val="baseline"/>
                <w:lang w:val="en-US" w:eastAsia="zh-CN"/>
              </w:rPr>
            </w:pPr>
            <w:del w:id="790" w:author="alan" w:date="2024-04-25T10:18:16Z">
              <w:r>
                <w:rPr>
                  <w:rFonts w:hint="eastAsia"/>
                  <w:vertAlign w:val="baseline"/>
                  <w:lang w:val="en-US" w:eastAsia="zh-CN"/>
                </w:rPr>
                <w:delText>升温时间</w:delText>
              </w:r>
            </w:del>
            <w:del w:id="791" w:author="alan" w:date="2024-04-25T10:18:16Z">
              <w:r>
                <w:rPr>
                  <w:rFonts w:hint="default"/>
                  <w:vertAlign w:val="baseline"/>
                  <w:lang w:val="en-US" w:eastAsia="zh-CN"/>
                </w:rPr>
                <w:delText>(min)</w:delText>
              </w:r>
            </w:del>
          </w:p>
        </w:tc>
        <w:tc>
          <w:tcPr>
            <w:tcW w:w="1162" w:type="dxa"/>
            <w:tcBorders>
              <w:top w:val="single" w:color="auto" w:sz="4" w:space="0"/>
              <w:left w:val="nil"/>
              <w:bottom w:val="nil"/>
              <w:right w:val="nil"/>
            </w:tcBorders>
            <w:vAlign w:val="center"/>
          </w:tcPr>
          <w:p>
            <w:pPr>
              <w:widowControl w:val="0"/>
              <w:jc w:val="center"/>
              <w:rPr>
                <w:del w:id="792" w:author="alan" w:date="2024-04-25T10:18:16Z"/>
                <w:rFonts w:hint="default" w:ascii="Times New Roman" w:hAnsi="Times New Roman" w:eastAsia="宋体" w:cs="Times New Roman"/>
                <w:sz w:val="24"/>
                <w:vertAlign w:val="baseline"/>
                <w:lang w:val="en-US" w:eastAsia="zh-CN" w:bidi="ar-SA"/>
              </w:rPr>
            </w:pPr>
            <w:del w:id="793" w:author="alan" w:date="2024-04-25T10:18:16Z">
              <w:r>
                <w:rPr>
                  <w:rFonts w:hint="default"/>
                  <w:vertAlign w:val="baseline"/>
                  <w:lang w:val="en-US" w:eastAsia="zh-CN"/>
                </w:rPr>
                <w:delText>20</w:delText>
              </w:r>
            </w:del>
          </w:p>
        </w:tc>
        <w:tc>
          <w:tcPr>
            <w:tcW w:w="1162" w:type="dxa"/>
            <w:tcBorders>
              <w:top w:val="single" w:color="auto" w:sz="4" w:space="0"/>
              <w:left w:val="nil"/>
              <w:bottom w:val="nil"/>
              <w:right w:val="nil"/>
            </w:tcBorders>
            <w:vAlign w:val="center"/>
          </w:tcPr>
          <w:p>
            <w:pPr>
              <w:widowControl w:val="0"/>
              <w:jc w:val="center"/>
              <w:rPr>
                <w:del w:id="794" w:author="alan" w:date="2024-04-25T10:18:16Z"/>
                <w:rFonts w:hint="default"/>
                <w:vertAlign w:val="baseline"/>
                <w:lang w:val="en-US" w:eastAsia="zh-CN"/>
              </w:rPr>
            </w:pPr>
            <w:del w:id="795" w:author="alan" w:date="2024-04-25T10:18:16Z">
              <w:r>
                <w:rPr>
                  <w:rFonts w:hint="default"/>
                  <w:vertAlign w:val="baseline"/>
                  <w:lang w:val="en-US" w:eastAsia="zh-CN"/>
                </w:rPr>
                <w:delText>25</w:delText>
              </w:r>
            </w:del>
          </w:p>
        </w:tc>
        <w:tc>
          <w:tcPr>
            <w:tcW w:w="1162" w:type="dxa"/>
            <w:tcBorders>
              <w:top w:val="single" w:color="auto" w:sz="4" w:space="0"/>
              <w:left w:val="nil"/>
              <w:bottom w:val="nil"/>
              <w:right w:val="nil"/>
            </w:tcBorders>
            <w:vAlign w:val="center"/>
          </w:tcPr>
          <w:p>
            <w:pPr>
              <w:widowControl w:val="0"/>
              <w:jc w:val="center"/>
              <w:rPr>
                <w:del w:id="796" w:author="alan" w:date="2024-04-25T10:18:16Z"/>
                <w:rFonts w:hint="default"/>
                <w:vertAlign w:val="baseline"/>
                <w:lang w:val="en-US" w:eastAsia="zh-CN"/>
              </w:rPr>
            </w:pPr>
            <w:del w:id="797" w:author="alan" w:date="2024-04-25T10:18:16Z">
              <w:r>
                <w:rPr>
                  <w:rFonts w:hint="default"/>
                  <w:vertAlign w:val="baseline"/>
                  <w:lang w:val="en-US" w:eastAsia="zh-CN"/>
                </w:rPr>
                <w:delText>28</w:delText>
              </w:r>
            </w:del>
          </w:p>
        </w:tc>
        <w:tc>
          <w:tcPr>
            <w:tcW w:w="1162" w:type="dxa"/>
            <w:tcBorders>
              <w:top w:val="single" w:color="auto" w:sz="4" w:space="0"/>
              <w:left w:val="nil"/>
              <w:bottom w:val="nil"/>
              <w:right w:val="nil"/>
            </w:tcBorders>
            <w:vAlign w:val="center"/>
          </w:tcPr>
          <w:p>
            <w:pPr>
              <w:widowControl w:val="0"/>
              <w:jc w:val="center"/>
              <w:rPr>
                <w:del w:id="798" w:author="alan" w:date="2024-04-25T10:18:16Z"/>
                <w:rFonts w:hint="default" w:ascii="Times New Roman" w:hAnsi="Times New Roman" w:eastAsia="宋体" w:cs="Times New Roman"/>
                <w:sz w:val="24"/>
                <w:vertAlign w:val="baseline"/>
                <w:lang w:val="en-US" w:eastAsia="zh-CN" w:bidi="ar-SA"/>
              </w:rPr>
            </w:pPr>
            <w:del w:id="799" w:author="alan" w:date="2024-04-25T10:18:16Z">
              <w:r>
                <w:rPr>
                  <w:rFonts w:hint="default"/>
                  <w:vertAlign w:val="baseline"/>
                  <w:lang w:val="en-US" w:eastAsia="zh-CN"/>
                </w:rPr>
                <w:delText>30</w:delText>
              </w:r>
            </w:del>
          </w:p>
        </w:tc>
        <w:tc>
          <w:tcPr>
            <w:tcW w:w="1162" w:type="dxa"/>
            <w:tcBorders>
              <w:top w:val="single" w:color="auto" w:sz="4" w:space="0"/>
              <w:left w:val="nil"/>
              <w:bottom w:val="nil"/>
              <w:right w:val="nil"/>
            </w:tcBorders>
            <w:vAlign w:val="center"/>
          </w:tcPr>
          <w:p>
            <w:pPr>
              <w:widowControl w:val="0"/>
              <w:jc w:val="center"/>
              <w:rPr>
                <w:del w:id="800" w:author="alan" w:date="2024-04-25T10:18:16Z"/>
                <w:rFonts w:hint="default"/>
                <w:vertAlign w:val="baseline"/>
                <w:lang w:val="en-US" w:eastAsia="zh-CN"/>
              </w:rPr>
            </w:pPr>
            <w:del w:id="801" w:author="alan" w:date="2024-04-25T10:18:16Z">
              <w:r>
                <w:rPr>
                  <w:rFonts w:hint="default"/>
                  <w:vertAlign w:val="baseline"/>
                  <w:lang w:val="en-US" w:eastAsia="zh-CN"/>
                </w:rPr>
                <w:delText>33</w:delText>
              </w:r>
            </w:del>
          </w:p>
        </w:tc>
        <w:tc>
          <w:tcPr>
            <w:tcW w:w="1162" w:type="dxa"/>
            <w:tcBorders>
              <w:top w:val="single" w:color="auto" w:sz="4" w:space="0"/>
              <w:left w:val="nil"/>
              <w:bottom w:val="nil"/>
              <w:right w:val="nil"/>
            </w:tcBorders>
            <w:vAlign w:val="center"/>
          </w:tcPr>
          <w:p>
            <w:pPr>
              <w:widowControl w:val="0"/>
              <w:jc w:val="center"/>
              <w:rPr>
                <w:del w:id="802" w:author="alan" w:date="2024-04-25T10:18:16Z"/>
                <w:rFonts w:hint="default" w:ascii="Times New Roman" w:hAnsi="Times New Roman" w:eastAsia="宋体" w:cs="Times New Roman"/>
                <w:sz w:val="24"/>
                <w:vertAlign w:val="baseline"/>
                <w:lang w:val="en-US" w:eastAsia="zh-CN" w:bidi="ar-SA"/>
              </w:rPr>
            </w:pPr>
            <w:del w:id="803" w:author="alan" w:date="2024-04-25T10:18:16Z">
              <w:r>
                <w:rPr>
                  <w:rFonts w:hint="default"/>
                  <w:vertAlign w:val="baseline"/>
                  <w:lang w:val="en-US" w:eastAsia="zh-CN"/>
                </w:rPr>
                <w:delText>40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804" w:author="alan" w:date="2024-04-25T10:18:16Z"/>
        </w:trPr>
        <w:tc>
          <w:tcPr>
            <w:tcW w:w="1814" w:type="dxa"/>
            <w:tcBorders>
              <w:top w:val="nil"/>
              <w:left w:val="nil"/>
              <w:bottom w:val="nil"/>
              <w:right w:val="nil"/>
            </w:tcBorders>
            <w:vAlign w:val="center"/>
          </w:tcPr>
          <w:p>
            <w:pPr>
              <w:widowControl w:val="0"/>
              <w:jc w:val="center"/>
              <w:rPr>
                <w:del w:id="805" w:author="alan" w:date="2024-04-25T10:18:16Z"/>
                <w:rFonts w:hint="default"/>
                <w:vertAlign w:val="baseline"/>
                <w:lang w:val="en-US" w:eastAsia="zh-CN"/>
              </w:rPr>
            </w:pPr>
            <w:del w:id="806" w:author="alan" w:date="2024-04-25T10:18:16Z">
              <w:r>
                <w:rPr>
                  <w:rFonts w:hint="eastAsia"/>
                  <w:vertAlign w:val="baseline"/>
                  <w:lang w:val="en-US" w:eastAsia="zh-CN"/>
                </w:rPr>
                <w:delText>保温压力</w:delText>
              </w:r>
            </w:del>
            <w:del w:id="807" w:author="alan" w:date="2024-04-25T10:18:16Z">
              <w:r>
                <w:rPr>
                  <w:rFonts w:hint="default"/>
                  <w:vertAlign w:val="baseline"/>
                  <w:lang w:val="en-US" w:eastAsia="zh-CN"/>
                </w:rPr>
                <w:delText>(</w:delText>
              </w:r>
            </w:del>
            <w:del w:id="808" w:author="alan" w:date="2024-04-25T10:18:16Z">
              <w:r>
                <w:rPr>
                  <w:rFonts w:hint="eastAsia"/>
                  <w:vertAlign w:val="baseline"/>
                  <w:lang w:val="en-US" w:eastAsia="zh-CN"/>
                </w:rPr>
                <w:delText>MPa</w:delText>
              </w:r>
            </w:del>
            <w:del w:id="809" w:author="alan" w:date="2024-04-25T10:18:16Z">
              <w:r>
                <w:rPr>
                  <w:rFonts w:hint="default"/>
                  <w:vertAlign w:val="baseline"/>
                  <w:lang w:val="en-US" w:eastAsia="zh-CN"/>
                </w:rPr>
                <w:delText>)</w:delText>
              </w:r>
            </w:del>
          </w:p>
        </w:tc>
        <w:tc>
          <w:tcPr>
            <w:tcW w:w="1162" w:type="dxa"/>
            <w:tcBorders>
              <w:top w:val="nil"/>
              <w:left w:val="nil"/>
              <w:bottom w:val="nil"/>
              <w:right w:val="nil"/>
            </w:tcBorders>
            <w:vAlign w:val="center"/>
          </w:tcPr>
          <w:p>
            <w:pPr>
              <w:widowControl w:val="0"/>
              <w:jc w:val="center"/>
              <w:rPr>
                <w:del w:id="810" w:author="alan" w:date="2024-04-25T10:18:16Z"/>
                <w:rFonts w:hint="default" w:ascii="Times New Roman" w:hAnsi="Times New Roman" w:eastAsia="宋体" w:cs="Times New Roman"/>
                <w:sz w:val="24"/>
                <w:vertAlign w:val="baseline"/>
                <w:lang w:val="en-US" w:eastAsia="zh-CN" w:bidi="ar-SA"/>
              </w:rPr>
            </w:pPr>
            <w:del w:id="811" w:author="alan" w:date="2024-04-25T10:18:16Z">
              <w:r>
                <w:rPr>
                  <w:rFonts w:hint="default"/>
                  <w:vertAlign w:val="baseline"/>
                  <w:lang w:val="en-US" w:eastAsia="zh-CN"/>
                </w:rPr>
                <w:delText>1.4</w:delText>
              </w:r>
            </w:del>
          </w:p>
        </w:tc>
        <w:tc>
          <w:tcPr>
            <w:tcW w:w="1162" w:type="dxa"/>
            <w:tcBorders>
              <w:top w:val="nil"/>
              <w:left w:val="nil"/>
              <w:bottom w:val="nil"/>
              <w:right w:val="nil"/>
            </w:tcBorders>
            <w:vAlign w:val="center"/>
          </w:tcPr>
          <w:p>
            <w:pPr>
              <w:widowControl w:val="0"/>
              <w:jc w:val="center"/>
              <w:rPr>
                <w:del w:id="812" w:author="alan" w:date="2024-04-25T10:18:16Z"/>
                <w:rFonts w:hint="default"/>
                <w:vertAlign w:val="baseline"/>
                <w:lang w:val="en-US" w:eastAsia="zh-CN"/>
              </w:rPr>
            </w:pPr>
            <w:del w:id="813" w:author="alan" w:date="2024-04-25T10:18:16Z">
              <w:r>
                <w:rPr>
                  <w:rFonts w:hint="default"/>
                  <w:vertAlign w:val="baseline"/>
                  <w:lang w:val="en-US" w:eastAsia="zh-CN"/>
                </w:rPr>
                <w:delText>1.9</w:delText>
              </w:r>
            </w:del>
          </w:p>
        </w:tc>
        <w:tc>
          <w:tcPr>
            <w:tcW w:w="1162" w:type="dxa"/>
            <w:tcBorders>
              <w:top w:val="nil"/>
              <w:left w:val="nil"/>
              <w:bottom w:val="nil"/>
              <w:right w:val="nil"/>
            </w:tcBorders>
            <w:vAlign w:val="center"/>
          </w:tcPr>
          <w:p>
            <w:pPr>
              <w:widowControl w:val="0"/>
              <w:jc w:val="center"/>
              <w:rPr>
                <w:del w:id="814" w:author="alan" w:date="2024-04-25T10:18:16Z"/>
                <w:rFonts w:hint="default"/>
                <w:vertAlign w:val="baseline"/>
                <w:lang w:val="en-US" w:eastAsia="zh-CN"/>
              </w:rPr>
            </w:pPr>
            <w:del w:id="815" w:author="alan" w:date="2024-04-25T10:18:16Z">
              <w:r>
                <w:rPr>
                  <w:rFonts w:hint="default"/>
                  <w:vertAlign w:val="baseline"/>
                  <w:lang w:val="en-US" w:eastAsia="zh-CN"/>
                </w:rPr>
                <w:delText>2.6</w:delText>
              </w:r>
            </w:del>
          </w:p>
        </w:tc>
        <w:tc>
          <w:tcPr>
            <w:tcW w:w="1162" w:type="dxa"/>
            <w:tcBorders>
              <w:top w:val="nil"/>
              <w:left w:val="nil"/>
              <w:bottom w:val="nil"/>
              <w:right w:val="nil"/>
            </w:tcBorders>
            <w:vAlign w:val="center"/>
          </w:tcPr>
          <w:p>
            <w:pPr>
              <w:widowControl w:val="0"/>
              <w:jc w:val="center"/>
              <w:rPr>
                <w:del w:id="816" w:author="alan" w:date="2024-04-25T10:18:16Z"/>
                <w:rFonts w:hint="default" w:ascii="Times New Roman" w:hAnsi="Times New Roman" w:eastAsia="宋体" w:cs="Times New Roman"/>
                <w:sz w:val="24"/>
                <w:vertAlign w:val="baseline"/>
                <w:lang w:val="en-US" w:eastAsia="zh-CN" w:bidi="ar-SA"/>
              </w:rPr>
            </w:pPr>
            <w:del w:id="817" w:author="alan" w:date="2024-04-25T10:18:16Z">
              <w:r>
                <w:rPr>
                  <w:rFonts w:hint="default"/>
                  <w:vertAlign w:val="baseline"/>
                  <w:lang w:val="en-US" w:eastAsia="zh-CN"/>
                </w:rPr>
                <w:delText>3.5</w:delText>
              </w:r>
            </w:del>
          </w:p>
        </w:tc>
        <w:tc>
          <w:tcPr>
            <w:tcW w:w="1162" w:type="dxa"/>
            <w:tcBorders>
              <w:top w:val="nil"/>
              <w:left w:val="nil"/>
              <w:bottom w:val="nil"/>
              <w:right w:val="nil"/>
            </w:tcBorders>
            <w:vAlign w:val="center"/>
          </w:tcPr>
          <w:p>
            <w:pPr>
              <w:widowControl w:val="0"/>
              <w:jc w:val="center"/>
              <w:rPr>
                <w:del w:id="818" w:author="alan" w:date="2024-04-25T10:18:16Z"/>
                <w:rFonts w:hint="default"/>
                <w:vertAlign w:val="baseline"/>
                <w:lang w:val="en-US" w:eastAsia="zh-CN"/>
              </w:rPr>
            </w:pPr>
            <w:del w:id="819" w:author="alan" w:date="2024-04-25T10:18:16Z">
              <w:r>
                <w:rPr>
                  <w:rFonts w:hint="default"/>
                  <w:vertAlign w:val="baseline"/>
                  <w:lang w:val="en-US" w:eastAsia="zh-CN"/>
                </w:rPr>
                <w:delText>4.5</w:delText>
              </w:r>
            </w:del>
          </w:p>
        </w:tc>
        <w:tc>
          <w:tcPr>
            <w:tcW w:w="1162" w:type="dxa"/>
            <w:tcBorders>
              <w:top w:val="nil"/>
              <w:left w:val="nil"/>
              <w:bottom w:val="nil"/>
              <w:right w:val="nil"/>
            </w:tcBorders>
            <w:vAlign w:val="center"/>
          </w:tcPr>
          <w:p>
            <w:pPr>
              <w:widowControl w:val="0"/>
              <w:jc w:val="center"/>
              <w:rPr>
                <w:del w:id="820" w:author="alan" w:date="2024-04-25T10:18:16Z"/>
                <w:rFonts w:hint="default" w:ascii="Times New Roman" w:hAnsi="Times New Roman" w:eastAsia="宋体" w:cs="Times New Roman"/>
                <w:sz w:val="24"/>
                <w:vertAlign w:val="baseline"/>
                <w:lang w:val="en-US" w:eastAsia="zh-CN" w:bidi="ar-SA"/>
              </w:rPr>
            </w:pPr>
            <w:del w:id="821" w:author="alan" w:date="2024-04-25T10:18:16Z">
              <w:r>
                <w:rPr>
                  <w:rFonts w:hint="default"/>
                  <w:vertAlign w:val="baseline"/>
                  <w:lang w:val="en-US" w:eastAsia="zh-CN"/>
                </w:rPr>
                <w:delText>6.5</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822" w:author="alan" w:date="2024-04-25T10:18:16Z"/>
        </w:trPr>
        <w:tc>
          <w:tcPr>
            <w:tcW w:w="1814" w:type="dxa"/>
            <w:tcBorders>
              <w:top w:val="nil"/>
              <w:left w:val="nil"/>
              <w:bottom w:val="nil"/>
              <w:right w:val="nil"/>
            </w:tcBorders>
            <w:vAlign w:val="center"/>
          </w:tcPr>
          <w:p>
            <w:pPr>
              <w:widowControl w:val="0"/>
              <w:jc w:val="center"/>
              <w:rPr>
                <w:del w:id="823" w:author="alan" w:date="2024-04-25T10:18:16Z"/>
                <w:rFonts w:hint="default"/>
                <w:vertAlign w:val="baseline"/>
                <w:lang w:val="en-US" w:eastAsia="zh-CN"/>
              </w:rPr>
            </w:pPr>
            <w:del w:id="824" w:author="alan" w:date="2024-04-25T10:18:16Z">
              <w:r>
                <w:rPr>
                  <w:rFonts w:hint="eastAsia"/>
                  <w:vertAlign w:val="baseline"/>
                  <w:lang w:val="en-US" w:eastAsia="zh-CN"/>
                </w:rPr>
                <w:delText>原料称重</w:delText>
              </w:r>
            </w:del>
            <w:del w:id="825" w:author="alan" w:date="2024-04-25T10:18:16Z">
              <w:r>
                <w:rPr>
                  <w:rFonts w:hint="default"/>
                  <w:vertAlign w:val="baseline"/>
                  <w:lang w:val="en-US" w:eastAsia="zh-CN"/>
                </w:rPr>
                <w:delText>(g)</w:delText>
              </w:r>
            </w:del>
          </w:p>
        </w:tc>
        <w:tc>
          <w:tcPr>
            <w:tcW w:w="1162" w:type="dxa"/>
            <w:tcBorders>
              <w:top w:val="nil"/>
              <w:left w:val="nil"/>
              <w:bottom w:val="nil"/>
              <w:right w:val="nil"/>
            </w:tcBorders>
            <w:vAlign w:val="center"/>
          </w:tcPr>
          <w:p>
            <w:pPr>
              <w:widowControl w:val="0"/>
              <w:jc w:val="center"/>
              <w:rPr>
                <w:del w:id="826" w:author="alan" w:date="2024-04-25T10:18:16Z"/>
                <w:rFonts w:hint="default"/>
                <w:vertAlign w:val="baseline"/>
                <w:lang w:val="en-US" w:eastAsia="zh-CN"/>
              </w:rPr>
            </w:pPr>
            <w:del w:id="827" w:author="alan" w:date="2024-04-25T10:18:16Z">
              <w:r>
                <w:rPr>
                  <w:rFonts w:hint="default"/>
                  <w:vertAlign w:val="baseline"/>
                  <w:lang w:val="en-US" w:eastAsia="zh-CN"/>
                </w:rPr>
                <w:delText>3.0002</w:delText>
              </w:r>
            </w:del>
          </w:p>
        </w:tc>
        <w:tc>
          <w:tcPr>
            <w:tcW w:w="1162" w:type="dxa"/>
            <w:tcBorders>
              <w:top w:val="nil"/>
              <w:left w:val="nil"/>
              <w:bottom w:val="nil"/>
              <w:right w:val="nil"/>
            </w:tcBorders>
            <w:vAlign w:val="center"/>
          </w:tcPr>
          <w:p>
            <w:pPr>
              <w:widowControl w:val="0"/>
              <w:jc w:val="center"/>
              <w:rPr>
                <w:del w:id="828" w:author="alan" w:date="2024-04-25T10:18:16Z"/>
                <w:rFonts w:hint="default"/>
                <w:vertAlign w:val="baseline"/>
                <w:lang w:val="en-US" w:eastAsia="zh-CN"/>
              </w:rPr>
            </w:pPr>
            <w:del w:id="829" w:author="alan" w:date="2024-04-25T10:18:16Z">
              <w:r>
                <w:rPr>
                  <w:rFonts w:hint="default"/>
                  <w:vertAlign w:val="baseline"/>
                  <w:lang w:val="en-US" w:eastAsia="zh-CN"/>
                </w:rPr>
                <w:delText>3.0007</w:delText>
              </w:r>
            </w:del>
          </w:p>
        </w:tc>
        <w:tc>
          <w:tcPr>
            <w:tcW w:w="1162" w:type="dxa"/>
            <w:tcBorders>
              <w:top w:val="nil"/>
              <w:left w:val="nil"/>
              <w:bottom w:val="nil"/>
              <w:right w:val="nil"/>
            </w:tcBorders>
            <w:vAlign w:val="center"/>
          </w:tcPr>
          <w:p>
            <w:pPr>
              <w:widowControl w:val="0"/>
              <w:jc w:val="center"/>
              <w:rPr>
                <w:del w:id="830" w:author="alan" w:date="2024-04-25T10:18:16Z"/>
                <w:rFonts w:hint="default"/>
                <w:vertAlign w:val="baseline"/>
                <w:lang w:val="en-US" w:eastAsia="zh-CN"/>
              </w:rPr>
            </w:pPr>
            <w:del w:id="831" w:author="alan" w:date="2024-04-25T10:18:16Z">
              <w:r>
                <w:rPr>
                  <w:rFonts w:hint="default"/>
                  <w:vertAlign w:val="baseline"/>
                  <w:lang w:val="en-US" w:eastAsia="zh-CN"/>
                </w:rPr>
                <w:delText>3.0000</w:delText>
              </w:r>
            </w:del>
          </w:p>
        </w:tc>
        <w:tc>
          <w:tcPr>
            <w:tcW w:w="1162" w:type="dxa"/>
            <w:tcBorders>
              <w:top w:val="nil"/>
              <w:left w:val="nil"/>
              <w:bottom w:val="nil"/>
              <w:right w:val="nil"/>
            </w:tcBorders>
            <w:vAlign w:val="center"/>
          </w:tcPr>
          <w:p>
            <w:pPr>
              <w:widowControl w:val="0"/>
              <w:jc w:val="center"/>
              <w:rPr>
                <w:del w:id="832" w:author="alan" w:date="2024-04-25T10:18:16Z"/>
                <w:rFonts w:hint="default"/>
                <w:vertAlign w:val="baseline"/>
                <w:lang w:val="en-US" w:eastAsia="zh-CN"/>
              </w:rPr>
            </w:pPr>
            <w:del w:id="833" w:author="alan" w:date="2024-04-25T10:18:16Z">
              <w:r>
                <w:rPr>
                  <w:rFonts w:hint="default"/>
                  <w:vertAlign w:val="baseline"/>
                  <w:lang w:val="en-US" w:eastAsia="zh-CN"/>
                </w:rPr>
                <w:delText>3.0005</w:delText>
              </w:r>
            </w:del>
          </w:p>
        </w:tc>
        <w:tc>
          <w:tcPr>
            <w:tcW w:w="1162" w:type="dxa"/>
            <w:tcBorders>
              <w:top w:val="nil"/>
              <w:left w:val="nil"/>
              <w:bottom w:val="nil"/>
              <w:right w:val="nil"/>
            </w:tcBorders>
            <w:vAlign w:val="center"/>
          </w:tcPr>
          <w:p>
            <w:pPr>
              <w:widowControl w:val="0"/>
              <w:jc w:val="center"/>
              <w:rPr>
                <w:del w:id="834" w:author="alan" w:date="2024-04-25T10:18:16Z"/>
                <w:rFonts w:hint="default"/>
                <w:vertAlign w:val="baseline"/>
                <w:lang w:val="en-US" w:eastAsia="zh-CN"/>
              </w:rPr>
            </w:pPr>
            <w:del w:id="835" w:author="alan" w:date="2024-04-25T10:18:16Z">
              <w:r>
                <w:rPr>
                  <w:rFonts w:hint="default"/>
                  <w:vertAlign w:val="baseline"/>
                  <w:lang w:val="en-US" w:eastAsia="zh-CN"/>
                </w:rPr>
                <w:delText>3.0006</w:delText>
              </w:r>
            </w:del>
          </w:p>
        </w:tc>
        <w:tc>
          <w:tcPr>
            <w:tcW w:w="1162" w:type="dxa"/>
            <w:tcBorders>
              <w:top w:val="nil"/>
              <w:left w:val="nil"/>
              <w:bottom w:val="nil"/>
              <w:right w:val="nil"/>
            </w:tcBorders>
            <w:vAlign w:val="center"/>
          </w:tcPr>
          <w:p>
            <w:pPr>
              <w:widowControl w:val="0"/>
              <w:jc w:val="center"/>
              <w:rPr>
                <w:del w:id="836" w:author="alan" w:date="2024-04-25T10:18:16Z"/>
                <w:rFonts w:hint="default"/>
                <w:vertAlign w:val="baseline"/>
                <w:lang w:val="en-US" w:eastAsia="zh-CN"/>
              </w:rPr>
            </w:pPr>
            <w:del w:id="837" w:author="alan" w:date="2024-04-25T10:18:16Z">
              <w:r>
                <w:rPr>
                  <w:rFonts w:hint="default"/>
                  <w:vertAlign w:val="baseline"/>
                  <w:lang w:val="en-US" w:eastAsia="zh-CN"/>
                </w:rPr>
                <w:delText>3.0003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838" w:author="alan" w:date="2024-04-25T10:18:16Z"/>
        </w:trPr>
        <w:tc>
          <w:tcPr>
            <w:tcW w:w="1814" w:type="dxa"/>
            <w:tcBorders>
              <w:top w:val="nil"/>
              <w:left w:val="nil"/>
              <w:bottom w:val="nil"/>
              <w:right w:val="nil"/>
            </w:tcBorders>
            <w:vAlign w:val="center"/>
          </w:tcPr>
          <w:p>
            <w:pPr>
              <w:widowControl w:val="0"/>
              <w:jc w:val="center"/>
              <w:rPr>
                <w:del w:id="839" w:author="alan" w:date="2024-04-25T10:18:16Z"/>
                <w:rFonts w:hint="default"/>
                <w:vertAlign w:val="baseline"/>
                <w:lang w:val="en-US" w:eastAsia="zh-CN"/>
              </w:rPr>
            </w:pPr>
            <w:del w:id="840" w:author="alan" w:date="2024-04-25T10:18:16Z">
              <w:r>
                <w:rPr>
                  <w:rFonts w:hint="eastAsia"/>
                  <w:vertAlign w:val="baseline"/>
                  <w:lang w:val="en-US" w:eastAsia="zh-CN"/>
                </w:rPr>
                <w:delText>产物称重</w:delText>
              </w:r>
            </w:del>
            <w:del w:id="841" w:author="alan" w:date="2024-04-25T10:18:16Z">
              <w:r>
                <w:rPr>
                  <w:rFonts w:hint="default"/>
                  <w:vertAlign w:val="baseline"/>
                  <w:lang w:val="en-US" w:eastAsia="zh-CN"/>
                </w:rPr>
                <w:delText>(g)</w:delText>
              </w:r>
            </w:del>
          </w:p>
        </w:tc>
        <w:tc>
          <w:tcPr>
            <w:tcW w:w="1162" w:type="dxa"/>
            <w:tcBorders>
              <w:top w:val="nil"/>
              <w:left w:val="nil"/>
              <w:bottom w:val="nil"/>
              <w:right w:val="nil"/>
            </w:tcBorders>
            <w:vAlign w:val="center"/>
          </w:tcPr>
          <w:p>
            <w:pPr>
              <w:widowControl w:val="0"/>
              <w:jc w:val="center"/>
              <w:rPr>
                <w:del w:id="842" w:author="alan" w:date="2024-04-25T10:18:16Z"/>
                <w:rFonts w:hint="default" w:ascii="Times New Roman" w:hAnsi="Times New Roman" w:eastAsia="宋体" w:cs="Times New Roman"/>
                <w:sz w:val="24"/>
                <w:vertAlign w:val="baseline"/>
                <w:lang w:val="en-US" w:eastAsia="zh-CN" w:bidi="ar-SA"/>
              </w:rPr>
            </w:pPr>
            <w:del w:id="843" w:author="alan" w:date="2024-04-25T10:18:16Z">
              <w:r>
                <w:rPr>
                  <w:rFonts w:hint="default"/>
                  <w:vertAlign w:val="baseline"/>
                  <w:lang w:val="en-US" w:eastAsia="zh-CN"/>
                </w:rPr>
                <w:delText>0.7823</w:delText>
              </w:r>
            </w:del>
          </w:p>
        </w:tc>
        <w:tc>
          <w:tcPr>
            <w:tcW w:w="1162" w:type="dxa"/>
            <w:tcBorders>
              <w:top w:val="nil"/>
              <w:left w:val="nil"/>
              <w:bottom w:val="nil"/>
              <w:right w:val="nil"/>
            </w:tcBorders>
            <w:vAlign w:val="center"/>
          </w:tcPr>
          <w:p>
            <w:pPr>
              <w:widowControl w:val="0"/>
              <w:jc w:val="center"/>
              <w:rPr>
                <w:del w:id="844" w:author="alan" w:date="2024-04-25T10:18:16Z"/>
                <w:rFonts w:hint="default"/>
                <w:vertAlign w:val="baseline"/>
                <w:lang w:val="en-US" w:eastAsia="zh-CN"/>
              </w:rPr>
            </w:pPr>
            <w:del w:id="845" w:author="alan" w:date="2024-04-25T10:18:16Z">
              <w:r>
                <w:rPr>
                  <w:rFonts w:hint="default"/>
                  <w:vertAlign w:val="baseline"/>
                  <w:lang w:val="en-US" w:eastAsia="zh-CN"/>
                </w:rPr>
                <w:delText>0.9248</w:delText>
              </w:r>
            </w:del>
          </w:p>
        </w:tc>
        <w:tc>
          <w:tcPr>
            <w:tcW w:w="1162" w:type="dxa"/>
            <w:tcBorders>
              <w:top w:val="nil"/>
              <w:left w:val="nil"/>
              <w:bottom w:val="nil"/>
              <w:right w:val="nil"/>
            </w:tcBorders>
            <w:vAlign w:val="center"/>
          </w:tcPr>
          <w:p>
            <w:pPr>
              <w:widowControl w:val="0"/>
              <w:jc w:val="center"/>
              <w:rPr>
                <w:del w:id="846" w:author="alan" w:date="2024-04-25T10:18:16Z"/>
                <w:rFonts w:hint="default"/>
                <w:vertAlign w:val="baseline"/>
                <w:lang w:val="en-US" w:eastAsia="zh-CN"/>
              </w:rPr>
            </w:pPr>
            <w:del w:id="847" w:author="alan" w:date="2024-04-25T10:18:16Z">
              <w:r>
                <w:rPr>
                  <w:rFonts w:hint="default"/>
                  <w:vertAlign w:val="baseline"/>
                  <w:lang w:val="en-US" w:eastAsia="zh-CN"/>
                </w:rPr>
                <w:delText>0.9887</w:delText>
              </w:r>
            </w:del>
          </w:p>
        </w:tc>
        <w:tc>
          <w:tcPr>
            <w:tcW w:w="1162" w:type="dxa"/>
            <w:tcBorders>
              <w:top w:val="nil"/>
              <w:left w:val="nil"/>
              <w:bottom w:val="nil"/>
              <w:right w:val="nil"/>
            </w:tcBorders>
            <w:vAlign w:val="center"/>
          </w:tcPr>
          <w:p>
            <w:pPr>
              <w:widowControl w:val="0"/>
              <w:jc w:val="center"/>
              <w:rPr>
                <w:del w:id="848" w:author="alan" w:date="2024-04-25T10:18:16Z"/>
                <w:rFonts w:hint="default" w:ascii="Times New Roman" w:hAnsi="Times New Roman" w:eastAsia="宋体" w:cs="Times New Roman"/>
                <w:sz w:val="24"/>
                <w:vertAlign w:val="baseline"/>
                <w:lang w:val="en-US" w:eastAsia="zh-CN" w:bidi="ar-SA"/>
              </w:rPr>
            </w:pPr>
            <w:del w:id="849" w:author="alan" w:date="2024-04-25T10:18:16Z">
              <w:r>
                <w:rPr>
                  <w:rFonts w:hint="default"/>
                  <w:vertAlign w:val="baseline"/>
                  <w:lang w:val="en-US" w:eastAsia="zh-CN"/>
                </w:rPr>
                <w:delText>0.9600</w:delText>
              </w:r>
            </w:del>
          </w:p>
        </w:tc>
        <w:tc>
          <w:tcPr>
            <w:tcW w:w="1162" w:type="dxa"/>
            <w:tcBorders>
              <w:top w:val="nil"/>
              <w:left w:val="nil"/>
              <w:bottom w:val="nil"/>
              <w:right w:val="nil"/>
            </w:tcBorders>
            <w:vAlign w:val="center"/>
          </w:tcPr>
          <w:p>
            <w:pPr>
              <w:widowControl w:val="0"/>
              <w:jc w:val="center"/>
              <w:rPr>
                <w:del w:id="850" w:author="alan" w:date="2024-04-25T10:18:16Z"/>
                <w:rFonts w:hint="default"/>
                <w:vertAlign w:val="baseline"/>
                <w:lang w:val="en-US" w:eastAsia="zh-CN"/>
              </w:rPr>
            </w:pPr>
            <w:del w:id="851" w:author="alan" w:date="2024-04-25T10:18:16Z">
              <w:r>
                <w:rPr>
                  <w:rFonts w:hint="default"/>
                  <w:vertAlign w:val="baseline"/>
                  <w:lang w:val="en-US" w:eastAsia="zh-CN"/>
                </w:rPr>
                <w:delText>0.8680</w:delText>
              </w:r>
            </w:del>
          </w:p>
        </w:tc>
        <w:tc>
          <w:tcPr>
            <w:tcW w:w="1162" w:type="dxa"/>
            <w:tcBorders>
              <w:top w:val="nil"/>
              <w:left w:val="nil"/>
              <w:bottom w:val="nil"/>
              <w:right w:val="nil"/>
            </w:tcBorders>
            <w:vAlign w:val="center"/>
          </w:tcPr>
          <w:p>
            <w:pPr>
              <w:widowControl w:val="0"/>
              <w:jc w:val="center"/>
              <w:rPr>
                <w:del w:id="852" w:author="alan" w:date="2024-04-25T10:18:16Z"/>
                <w:rFonts w:hint="default" w:ascii="Times New Roman" w:hAnsi="Times New Roman" w:eastAsia="宋体" w:cs="Times New Roman"/>
                <w:sz w:val="24"/>
                <w:vertAlign w:val="baseline"/>
                <w:lang w:val="en-US" w:eastAsia="zh-CN" w:bidi="ar-SA"/>
              </w:rPr>
            </w:pPr>
            <w:del w:id="853" w:author="alan" w:date="2024-04-25T10:18:16Z">
              <w:r>
                <w:rPr>
                  <w:rFonts w:hint="default"/>
                  <w:vertAlign w:val="baseline"/>
                  <w:lang w:val="en-US" w:eastAsia="zh-CN"/>
                </w:rPr>
                <w:delText>0.8551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854" w:author="alan" w:date="2024-04-25T10:18:16Z"/>
        </w:trPr>
        <w:tc>
          <w:tcPr>
            <w:tcW w:w="1814" w:type="dxa"/>
            <w:tcBorders>
              <w:top w:val="nil"/>
              <w:left w:val="nil"/>
              <w:bottom w:val="single" w:color="auto" w:sz="12" w:space="0"/>
              <w:right w:val="nil"/>
            </w:tcBorders>
            <w:vAlign w:val="center"/>
          </w:tcPr>
          <w:p>
            <w:pPr>
              <w:widowControl w:val="0"/>
              <w:jc w:val="center"/>
              <w:rPr>
                <w:del w:id="855" w:author="alan" w:date="2024-04-25T10:18:16Z"/>
                <w:rFonts w:hint="default"/>
                <w:vertAlign w:val="baseline"/>
                <w:lang w:val="en-US" w:eastAsia="zh-CN"/>
              </w:rPr>
            </w:pPr>
            <w:del w:id="856" w:author="alan" w:date="2024-04-25T10:18:16Z">
              <w:r>
                <w:rPr>
                  <w:rFonts w:hint="eastAsia"/>
                  <w:vertAlign w:val="baseline"/>
                  <w:lang w:val="en-US" w:eastAsia="zh-CN"/>
                </w:rPr>
                <w:delText>炭得率</w:delText>
              </w:r>
            </w:del>
            <w:del w:id="857" w:author="alan" w:date="2024-04-25T10:18:16Z">
              <w:r>
                <w:rPr>
                  <w:rFonts w:hint="default"/>
                  <w:vertAlign w:val="baseline"/>
                  <w:lang w:val="en-US" w:eastAsia="zh-CN"/>
                </w:rPr>
                <w:delText>(%)</w:delText>
              </w:r>
            </w:del>
          </w:p>
        </w:tc>
        <w:tc>
          <w:tcPr>
            <w:tcW w:w="1162" w:type="dxa"/>
            <w:tcBorders>
              <w:top w:val="nil"/>
              <w:left w:val="nil"/>
              <w:bottom w:val="single" w:color="auto" w:sz="12" w:space="0"/>
              <w:right w:val="nil"/>
            </w:tcBorders>
            <w:vAlign w:val="center"/>
          </w:tcPr>
          <w:p>
            <w:pPr>
              <w:widowControl w:val="0"/>
              <w:jc w:val="center"/>
              <w:rPr>
                <w:del w:id="858" w:author="alan" w:date="2024-04-25T10:18:16Z"/>
                <w:rFonts w:hint="default"/>
                <w:vertAlign w:val="baseline"/>
                <w:lang w:val="en-US" w:eastAsia="zh-CN"/>
              </w:rPr>
            </w:pPr>
            <w:del w:id="859" w:author="alan" w:date="2024-04-25T10:18:16Z">
              <w:r>
                <w:rPr>
                  <w:rFonts w:hint="default"/>
                  <w:vertAlign w:val="baseline"/>
                  <w:lang w:val="en-US" w:eastAsia="zh-CN"/>
                </w:rPr>
                <w:delText>26.08</w:delText>
              </w:r>
            </w:del>
          </w:p>
        </w:tc>
        <w:tc>
          <w:tcPr>
            <w:tcW w:w="1162" w:type="dxa"/>
            <w:tcBorders>
              <w:top w:val="nil"/>
              <w:left w:val="nil"/>
              <w:bottom w:val="single" w:color="auto" w:sz="12" w:space="0"/>
              <w:right w:val="nil"/>
            </w:tcBorders>
            <w:vAlign w:val="center"/>
          </w:tcPr>
          <w:p>
            <w:pPr>
              <w:widowControl w:val="0"/>
              <w:jc w:val="center"/>
              <w:rPr>
                <w:del w:id="860" w:author="alan" w:date="2024-04-25T10:18:16Z"/>
                <w:rFonts w:hint="default"/>
                <w:vertAlign w:val="baseline"/>
                <w:lang w:val="en-US" w:eastAsia="zh-CN"/>
              </w:rPr>
            </w:pPr>
            <w:del w:id="861" w:author="alan" w:date="2024-04-25T10:18:16Z">
              <w:r>
                <w:rPr>
                  <w:rFonts w:hint="default"/>
                  <w:vertAlign w:val="baseline"/>
                  <w:lang w:val="en-US" w:eastAsia="zh-CN"/>
                </w:rPr>
                <w:delText>30.83</w:delText>
              </w:r>
            </w:del>
          </w:p>
        </w:tc>
        <w:tc>
          <w:tcPr>
            <w:tcW w:w="1162" w:type="dxa"/>
            <w:tcBorders>
              <w:top w:val="nil"/>
              <w:left w:val="nil"/>
              <w:bottom w:val="single" w:color="auto" w:sz="12" w:space="0"/>
              <w:right w:val="nil"/>
            </w:tcBorders>
            <w:vAlign w:val="center"/>
          </w:tcPr>
          <w:p>
            <w:pPr>
              <w:widowControl w:val="0"/>
              <w:jc w:val="center"/>
              <w:rPr>
                <w:del w:id="862" w:author="alan" w:date="2024-04-25T10:18:16Z"/>
                <w:rFonts w:hint="default"/>
                <w:vertAlign w:val="baseline"/>
                <w:lang w:val="en-US" w:eastAsia="zh-CN"/>
              </w:rPr>
            </w:pPr>
            <w:del w:id="863" w:author="alan" w:date="2024-04-25T10:18:16Z">
              <w:r>
                <w:rPr>
                  <w:rFonts w:hint="default"/>
                  <w:vertAlign w:val="baseline"/>
                  <w:lang w:val="en-US" w:eastAsia="zh-CN"/>
                </w:rPr>
                <w:delText>32.96</w:delText>
              </w:r>
            </w:del>
          </w:p>
        </w:tc>
        <w:tc>
          <w:tcPr>
            <w:tcW w:w="1162" w:type="dxa"/>
            <w:tcBorders>
              <w:top w:val="nil"/>
              <w:left w:val="nil"/>
              <w:bottom w:val="single" w:color="auto" w:sz="12" w:space="0"/>
              <w:right w:val="nil"/>
            </w:tcBorders>
            <w:vAlign w:val="center"/>
          </w:tcPr>
          <w:p>
            <w:pPr>
              <w:widowControl w:val="0"/>
              <w:jc w:val="center"/>
              <w:rPr>
                <w:del w:id="864" w:author="alan" w:date="2024-04-25T10:18:16Z"/>
                <w:rFonts w:hint="default"/>
                <w:vertAlign w:val="baseline"/>
                <w:lang w:val="en-US" w:eastAsia="zh-CN"/>
              </w:rPr>
            </w:pPr>
            <w:del w:id="865" w:author="alan" w:date="2024-04-25T10:18:16Z">
              <w:r>
                <w:rPr>
                  <w:rFonts w:hint="default"/>
                  <w:vertAlign w:val="baseline"/>
                  <w:lang w:val="en-US" w:eastAsia="zh-CN"/>
                </w:rPr>
                <w:delText>32.00</w:delText>
              </w:r>
            </w:del>
          </w:p>
        </w:tc>
        <w:tc>
          <w:tcPr>
            <w:tcW w:w="1162" w:type="dxa"/>
            <w:tcBorders>
              <w:top w:val="nil"/>
              <w:left w:val="nil"/>
              <w:bottom w:val="single" w:color="auto" w:sz="12" w:space="0"/>
              <w:right w:val="nil"/>
            </w:tcBorders>
            <w:vAlign w:val="center"/>
          </w:tcPr>
          <w:p>
            <w:pPr>
              <w:widowControl w:val="0"/>
              <w:jc w:val="center"/>
              <w:rPr>
                <w:del w:id="866" w:author="alan" w:date="2024-04-25T10:18:16Z"/>
                <w:rFonts w:hint="default"/>
                <w:vertAlign w:val="baseline"/>
                <w:lang w:val="en-US" w:eastAsia="zh-CN"/>
              </w:rPr>
            </w:pPr>
            <w:del w:id="867" w:author="alan" w:date="2024-04-25T10:18:16Z">
              <w:r>
                <w:rPr>
                  <w:rFonts w:hint="default"/>
                  <w:vertAlign w:val="baseline"/>
                  <w:lang w:val="en-US" w:eastAsia="zh-CN"/>
                </w:rPr>
                <w:delText>28.93</w:delText>
              </w:r>
            </w:del>
          </w:p>
        </w:tc>
        <w:tc>
          <w:tcPr>
            <w:tcW w:w="1162" w:type="dxa"/>
            <w:tcBorders>
              <w:top w:val="nil"/>
              <w:left w:val="nil"/>
              <w:bottom w:val="single" w:color="auto" w:sz="12" w:space="0"/>
              <w:right w:val="nil"/>
            </w:tcBorders>
            <w:vAlign w:val="center"/>
          </w:tcPr>
          <w:p>
            <w:pPr>
              <w:widowControl w:val="0"/>
              <w:jc w:val="center"/>
              <w:rPr>
                <w:del w:id="868" w:author="alan" w:date="2024-04-25T10:18:16Z"/>
                <w:rFonts w:hint="default"/>
                <w:vertAlign w:val="baseline"/>
                <w:lang w:val="en-US" w:eastAsia="zh-CN"/>
              </w:rPr>
            </w:pPr>
            <w:del w:id="869" w:author="alan" w:date="2024-04-25T10:18:16Z">
              <w:r>
                <w:rPr>
                  <w:rFonts w:hint="default"/>
                  <w:vertAlign w:val="baseline"/>
                  <w:lang w:val="en-US" w:eastAsia="zh-CN"/>
                </w:rPr>
                <w:delText>28.50</w:delText>
              </w:r>
            </w:del>
          </w:p>
        </w:tc>
      </w:tr>
    </w:tbl>
    <w:p>
      <w:pPr>
        <w:ind w:firstLine="480" w:firstLineChars="200"/>
        <w:rPr>
          <w:del w:id="870" w:author="alan" w:date="2024-04-25T10:18:16Z"/>
          <w:rFonts w:hint="default"/>
          <w:lang w:val="en-US" w:eastAsia="zh-CN"/>
        </w:rPr>
      </w:pPr>
    </w:p>
    <w:p>
      <w:pPr>
        <w:spacing w:line="360" w:lineRule="auto"/>
        <w:ind w:firstLine="480" w:firstLineChars="200"/>
        <w:rPr>
          <w:del w:id="871" w:author="alan" w:date="2024-04-25T10:18:16Z"/>
          <w:rFonts w:hint="default"/>
          <w:lang w:val="en-US" w:eastAsia="zh-CN"/>
        </w:rPr>
      </w:pPr>
      <w:del w:id="872" w:author="alan" w:date="2024-04-25T10:18:16Z">
        <w:r>
          <w:rPr>
            <w:rFonts w:hint="eastAsia"/>
            <w:lang w:val="en-US" w:eastAsia="zh-CN"/>
          </w:rPr>
          <w:delText>根据表3，可绘制出木糖与水热液反应炭得率随着反应温度升高的走势曲线图，见图</w:delText>
        </w:r>
      </w:del>
      <w:del w:id="873" w:author="alan" w:date="2024-04-25T10:18:16Z">
        <w:r>
          <w:rPr>
            <w:rFonts w:hint="default"/>
            <w:lang w:val="en-US" w:eastAsia="zh-CN"/>
          </w:rPr>
          <w:delText>5</w:delText>
        </w:r>
      </w:del>
      <w:del w:id="874" w:author="alan" w:date="2024-04-25T10:18:16Z">
        <w:r>
          <w:rPr>
            <w:rFonts w:hint="eastAsia"/>
            <w:lang w:val="en-US" w:eastAsia="zh-CN"/>
          </w:rPr>
          <w:delText>。</w:delText>
        </w:r>
      </w:del>
    </w:p>
    <w:p>
      <w:pPr>
        <w:ind w:firstLine="0" w:firstLineChars="0"/>
        <w:jc w:val="center"/>
        <w:rPr>
          <w:del w:id="875" w:author="alan" w:date="2024-04-25T10:18:16Z"/>
          <w:rFonts w:hint="default"/>
          <w:lang w:val="en-US" w:eastAsia="zh-CN"/>
        </w:rPr>
      </w:pPr>
    </w:p>
    <w:p>
      <w:pPr>
        <w:ind w:firstLine="0" w:firstLineChars="0"/>
        <w:jc w:val="center"/>
        <w:rPr>
          <w:del w:id="876" w:author="alan" w:date="2024-04-25T10:18:16Z"/>
          <w:rFonts w:hint="default"/>
          <w:sz w:val="10"/>
          <w:szCs w:val="4"/>
        </w:rPr>
      </w:pPr>
      <w:del w:id="877" w:author="alan" w:date="2024-04-25T10:18:16Z">
        <w:r>
          <w:rPr/>
          <w:drawing>
            <wp:inline distT="0" distB="0" distL="114300" distR="114300">
              <wp:extent cx="3848100" cy="2505710"/>
              <wp:effectExtent l="0" t="0" r="9525" b="254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7"/>
                      <a:stretch>
                        <a:fillRect/>
                      </a:stretch>
                    </pic:blipFill>
                    <pic:spPr>
                      <a:xfrm>
                        <a:off x="0" y="0"/>
                        <a:ext cx="3848100" cy="2505710"/>
                      </a:xfrm>
                      <a:prstGeom prst="rect">
                        <a:avLst/>
                      </a:prstGeom>
                      <a:noFill/>
                      <a:ln>
                        <a:noFill/>
                      </a:ln>
                    </pic:spPr>
                  </pic:pic>
                </a:graphicData>
              </a:graphic>
            </wp:inline>
          </w:drawing>
        </w:r>
      </w:del>
    </w:p>
    <w:p>
      <w:pPr>
        <w:ind w:firstLine="0" w:firstLineChars="0"/>
        <w:jc w:val="center"/>
        <w:rPr>
          <w:del w:id="879" w:author="alan" w:date="2024-04-25T10:18:16Z"/>
          <w:rFonts w:hint="default"/>
          <w:lang w:val="en-US" w:eastAsia="zh-CN"/>
        </w:rPr>
      </w:pPr>
      <w:del w:id="880" w:author="alan" w:date="2024-04-25T10:18:16Z">
        <w:r>
          <w:rPr>
            <w:rFonts w:hint="eastAsia"/>
            <w:lang w:val="en-US" w:eastAsia="zh-CN"/>
          </w:rPr>
          <w:delText>图</w:delText>
        </w:r>
      </w:del>
      <w:del w:id="881" w:author="alan" w:date="2024-04-25T10:18:16Z">
        <w:r>
          <w:rPr>
            <w:rFonts w:hint="default"/>
            <w:lang w:val="en-US" w:eastAsia="zh-CN"/>
          </w:rPr>
          <w:delText>5</w:delText>
        </w:r>
      </w:del>
      <w:del w:id="882" w:author="alan" w:date="2024-04-25T10:18:16Z">
        <w:r>
          <w:rPr>
            <w:rFonts w:hint="eastAsia"/>
            <w:lang w:val="en-US" w:eastAsia="zh-CN"/>
          </w:rPr>
          <w:delText xml:space="preserve">  木糖与水热液反应炭得率</w:delText>
        </w:r>
      </w:del>
    </w:p>
    <w:p>
      <w:pPr>
        <w:ind w:firstLine="0" w:firstLineChars="0"/>
        <w:jc w:val="center"/>
        <w:rPr>
          <w:del w:id="883" w:author="alan" w:date="2024-04-25T10:18:16Z"/>
          <w:rFonts w:hint="default"/>
          <w:lang w:val="en-US" w:eastAsia="zh-CN"/>
        </w:rPr>
      </w:pPr>
      <w:del w:id="884" w:author="alan" w:date="2024-04-25T10:18:16Z">
        <w:r>
          <w:rPr>
            <w:rFonts w:hint="default"/>
            <w:lang w:val="en-US" w:eastAsia="zh-CN"/>
          </w:rPr>
          <w:delText>Fig.5  Char yield of hydrothermal reaction of xylose and hydrothermal solution</w:delText>
        </w:r>
      </w:del>
    </w:p>
    <w:p>
      <w:pPr>
        <w:spacing w:before="181" w:beforeLines="50" w:after="181" w:afterLines="50" w:line="360" w:lineRule="auto"/>
        <w:ind w:firstLine="480" w:firstLineChars="200"/>
        <w:jc w:val="left"/>
        <w:rPr>
          <w:del w:id="885" w:author="alan" w:date="2024-04-25T10:18:16Z"/>
          <w:rFonts w:hint="eastAsia"/>
          <w:lang w:eastAsia="zh-CN"/>
        </w:rPr>
      </w:pPr>
    </w:p>
    <w:p>
      <w:pPr>
        <w:spacing w:before="181" w:beforeLines="50" w:after="181" w:afterLines="50" w:line="360" w:lineRule="auto"/>
        <w:ind w:firstLine="480" w:firstLineChars="200"/>
        <w:jc w:val="left"/>
        <w:rPr>
          <w:del w:id="886" w:author="alan" w:date="2024-04-25T10:18:16Z"/>
          <w:rFonts w:hint="default"/>
        </w:rPr>
      </w:pPr>
      <w:del w:id="887" w:author="alan" w:date="2024-04-25T10:18:16Z">
        <w:r>
          <w:rPr>
            <w:rFonts w:hint="eastAsia"/>
            <w:lang w:eastAsia="zh-CN"/>
          </w:rPr>
          <w:delText>上图显示了分别</w:delText>
        </w:r>
      </w:del>
      <w:del w:id="888" w:author="alan" w:date="2024-04-25T10:18:16Z">
        <w:r>
          <w:rPr>
            <w:rFonts w:hint="default"/>
          </w:rPr>
          <w:delText>在</w:delText>
        </w:r>
      </w:del>
      <w:del w:id="889" w:author="alan" w:date="2024-04-25T10:18:16Z">
        <w:r>
          <w:rPr>
            <w:rFonts w:hint="eastAsia"/>
            <w:lang w:val="en-US" w:eastAsia="zh-CN"/>
          </w:rPr>
          <w:delText>180</w:delText>
        </w:r>
      </w:del>
      <w:del w:id="890" w:author="alan" w:date="2024-04-25T10:18:16Z">
        <w:r>
          <w:rPr>
            <w:rFonts w:hint="default" w:ascii="宋体" w:hAnsi="宋体"/>
            <w:lang w:val="en-US"/>
          </w:rPr>
          <w:delText>℃</w:delText>
        </w:r>
      </w:del>
      <w:del w:id="891" w:author="alan" w:date="2024-04-25T10:18:16Z">
        <w:r>
          <w:rPr>
            <w:rFonts w:hint="default"/>
          </w:rPr>
          <w:delText>至2</w:delText>
        </w:r>
      </w:del>
      <w:del w:id="892" w:author="alan" w:date="2024-04-25T10:18:16Z">
        <w:r>
          <w:rPr>
            <w:rFonts w:hint="eastAsia"/>
            <w:lang w:val="en-US" w:eastAsia="zh-CN"/>
          </w:rPr>
          <w:delText>8</w:delText>
        </w:r>
      </w:del>
      <w:del w:id="893" w:author="alan" w:date="2024-04-25T10:18:16Z">
        <w:r>
          <w:rPr>
            <w:rFonts w:hint="default"/>
          </w:rPr>
          <w:delText>0</w:delText>
        </w:r>
      </w:del>
      <w:del w:id="894" w:author="alan" w:date="2024-04-25T10:18:16Z">
        <w:r>
          <w:rPr>
            <w:rFonts w:hint="default" w:ascii="宋体" w:hAnsi="宋体"/>
            <w:lang w:val="en-US"/>
          </w:rPr>
          <w:delText>℃</w:delText>
        </w:r>
      </w:del>
      <w:del w:id="895" w:author="alan" w:date="2024-04-25T10:18:16Z">
        <w:r>
          <w:rPr>
            <w:rFonts w:hint="eastAsia" w:ascii="宋体" w:hAnsi="宋体"/>
            <w:lang w:val="en-US" w:eastAsia="zh-CN"/>
          </w:rPr>
          <w:delText>区间内的</w:delText>
        </w:r>
      </w:del>
      <w:del w:id="896" w:author="alan" w:date="2024-04-25T10:18:16Z">
        <w:r>
          <w:rPr>
            <w:rFonts w:hint="default"/>
          </w:rPr>
          <w:delText>不同温度下</w:delText>
        </w:r>
      </w:del>
      <w:del w:id="897" w:author="alan" w:date="2024-04-25T10:18:16Z">
        <w:r>
          <w:rPr>
            <w:rFonts w:hint="eastAsia"/>
            <w:lang w:eastAsia="zh-CN"/>
          </w:rPr>
          <w:delText>，木糖</w:delText>
        </w:r>
      </w:del>
      <w:del w:id="898" w:author="alan" w:date="2024-04-25T10:18:16Z">
        <w:r>
          <w:rPr>
            <w:rFonts w:hint="default"/>
          </w:rPr>
          <w:delText>与水热液进行共热的结果，</w:delText>
        </w:r>
      </w:del>
      <w:del w:id="899" w:author="alan" w:date="2024-04-25T10:18:16Z">
        <w:r>
          <w:rPr>
            <w:rFonts w:hint="eastAsia"/>
            <w:lang w:eastAsia="zh-CN"/>
          </w:rPr>
          <w:delText>纵轴</w:delText>
        </w:r>
      </w:del>
      <w:del w:id="900" w:author="alan" w:date="2024-04-25T10:18:16Z">
        <w:r>
          <w:rPr>
            <w:rFonts w:hint="default"/>
          </w:rPr>
          <w:delText>以</w:delText>
        </w:r>
      </w:del>
      <w:del w:id="901" w:author="alan" w:date="2024-04-25T10:18:16Z">
        <w:r>
          <w:rPr>
            <w:rFonts w:hint="eastAsia"/>
            <w:lang w:val="en-US" w:eastAsia="zh-CN"/>
          </w:rPr>
          <w:delText>炭得率</w:delText>
        </w:r>
      </w:del>
      <w:del w:id="902" w:author="alan" w:date="2024-04-25T10:18:16Z">
        <w:r>
          <w:rPr>
            <w:rFonts w:hint="default"/>
          </w:rPr>
          <w:delText>为指标。从图中可以观察到，在180</w:delText>
        </w:r>
      </w:del>
      <w:del w:id="903" w:author="alan" w:date="2024-04-25T10:18:16Z">
        <w:r>
          <w:rPr>
            <w:rFonts w:hint="default" w:ascii="宋体" w:hAnsi="宋体"/>
            <w:lang w:val="en-US"/>
          </w:rPr>
          <w:delText>℃</w:delText>
        </w:r>
      </w:del>
      <w:del w:id="904" w:author="alan" w:date="2024-04-25T10:18:16Z">
        <w:r>
          <w:rPr>
            <w:rFonts w:hint="default"/>
          </w:rPr>
          <w:delText>至2</w:delText>
        </w:r>
      </w:del>
      <w:del w:id="905" w:author="alan" w:date="2024-04-25T10:18:16Z">
        <w:r>
          <w:rPr>
            <w:rFonts w:hint="eastAsia"/>
            <w:lang w:val="en-US" w:eastAsia="zh-CN"/>
          </w:rPr>
          <w:delText>2</w:delText>
        </w:r>
      </w:del>
      <w:del w:id="906" w:author="alan" w:date="2024-04-25T10:18:16Z">
        <w:r>
          <w:rPr>
            <w:rFonts w:hint="default"/>
          </w:rPr>
          <w:delText>0</w:delText>
        </w:r>
      </w:del>
      <w:del w:id="907" w:author="alan" w:date="2024-04-25T10:18:16Z">
        <w:r>
          <w:rPr>
            <w:rFonts w:hint="default" w:ascii="宋体" w:hAnsi="宋体"/>
            <w:lang w:val="en-US"/>
          </w:rPr>
          <w:delText>℃</w:delText>
        </w:r>
      </w:del>
      <w:del w:id="908" w:author="alan" w:date="2024-04-25T10:18:16Z">
        <w:r>
          <w:rPr>
            <w:rFonts w:hint="default"/>
          </w:rPr>
          <w:delText>之间，</w:delText>
        </w:r>
      </w:del>
      <w:del w:id="909" w:author="alan" w:date="2024-04-25T10:18:16Z">
        <w:r>
          <w:rPr>
            <w:rFonts w:hint="eastAsia"/>
            <w:lang w:val="en-US" w:eastAsia="zh-CN"/>
          </w:rPr>
          <w:delText>炭得率</w:delText>
        </w:r>
      </w:del>
      <w:del w:id="910" w:author="alan" w:date="2024-04-25T10:18:16Z">
        <w:r>
          <w:rPr>
            <w:rFonts w:hint="default"/>
          </w:rPr>
          <w:delText>呈</w:delText>
        </w:r>
      </w:del>
      <w:del w:id="911" w:author="alan" w:date="2024-04-25T10:18:16Z">
        <w:r>
          <w:rPr>
            <w:rFonts w:hint="eastAsia"/>
            <w:lang w:eastAsia="zh-CN"/>
          </w:rPr>
          <w:delText>显著</w:delText>
        </w:r>
      </w:del>
      <w:del w:id="912" w:author="alan" w:date="2024-04-25T10:18:16Z">
        <w:r>
          <w:rPr>
            <w:rFonts w:hint="default"/>
          </w:rPr>
          <w:delText>上升趋势；而在200</w:delText>
        </w:r>
      </w:del>
      <w:del w:id="913" w:author="alan" w:date="2024-04-25T10:18:16Z">
        <w:r>
          <w:rPr>
            <w:rFonts w:hint="default" w:ascii="宋体" w:hAnsi="宋体"/>
            <w:lang w:val="en-US"/>
          </w:rPr>
          <w:delText>℃</w:delText>
        </w:r>
      </w:del>
      <w:del w:id="914" w:author="alan" w:date="2024-04-25T10:18:16Z">
        <w:r>
          <w:rPr>
            <w:rFonts w:hint="default"/>
          </w:rPr>
          <w:delText>至280</w:delText>
        </w:r>
      </w:del>
      <w:del w:id="915" w:author="alan" w:date="2024-04-25T10:18:16Z">
        <w:r>
          <w:rPr>
            <w:rFonts w:hint="default" w:ascii="宋体" w:hAnsi="宋体"/>
            <w:lang w:val="en-US"/>
          </w:rPr>
          <w:delText>℃</w:delText>
        </w:r>
      </w:del>
      <w:del w:id="916" w:author="alan" w:date="2024-04-25T10:18:16Z">
        <w:r>
          <w:rPr>
            <w:rFonts w:hint="default"/>
          </w:rPr>
          <w:delText>之间，得碳率逐渐下降。具体来说，在2</w:delText>
        </w:r>
      </w:del>
      <w:del w:id="917" w:author="alan" w:date="2024-04-25T10:18:16Z">
        <w:r>
          <w:rPr>
            <w:rFonts w:hint="eastAsia"/>
            <w:lang w:val="en-US" w:eastAsia="zh-CN"/>
          </w:rPr>
          <w:delText>4</w:delText>
        </w:r>
      </w:del>
      <w:del w:id="918" w:author="alan" w:date="2024-04-25T10:18:16Z">
        <w:r>
          <w:rPr>
            <w:rFonts w:hint="default"/>
          </w:rPr>
          <w:delText>0</w:delText>
        </w:r>
      </w:del>
      <w:del w:id="919" w:author="alan" w:date="2024-04-25T10:18:16Z">
        <w:r>
          <w:rPr>
            <w:rFonts w:hint="default" w:ascii="宋体" w:hAnsi="宋体"/>
            <w:lang w:val="en-US"/>
          </w:rPr>
          <w:delText>℃</w:delText>
        </w:r>
      </w:del>
      <w:del w:id="920" w:author="alan" w:date="2024-04-25T10:18:16Z">
        <w:r>
          <w:rPr>
            <w:rFonts w:hint="default"/>
          </w:rPr>
          <w:delText>至260</w:delText>
        </w:r>
      </w:del>
      <w:del w:id="921" w:author="alan" w:date="2024-04-25T10:18:16Z">
        <w:r>
          <w:rPr>
            <w:rFonts w:hint="default" w:ascii="宋体" w:hAnsi="宋体"/>
            <w:lang w:val="en-US"/>
          </w:rPr>
          <w:delText>℃</w:delText>
        </w:r>
      </w:del>
      <w:del w:id="922" w:author="alan" w:date="2024-04-25T10:18:16Z">
        <w:r>
          <w:rPr>
            <w:rFonts w:hint="default"/>
          </w:rPr>
          <w:delText>之间，</w:delText>
        </w:r>
      </w:del>
      <w:del w:id="923" w:author="alan" w:date="2024-04-25T10:18:16Z">
        <w:r>
          <w:rPr>
            <w:rFonts w:hint="eastAsia"/>
            <w:lang w:val="en-US" w:eastAsia="zh-CN"/>
          </w:rPr>
          <w:delText>炭得率</w:delText>
        </w:r>
      </w:del>
      <w:del w:id="924" w:author="alan" w:date="2024-04-25T10:18:16Z">
        <w:r>
          <w:rPr>
            <w:rFonts w:hint="default"/>
          </w:rPr>
          <w:delText>下降速度</w:delText>
        </w:r>
      </w:del>
      <w:del w:id="925" w:author="alan" w:date="2024-04-25T10:18:16Z">
        <w:r>
          <w:rPr>
            <w:rFonts w:hint="eastAsia"/>
            <w:lang w:eastAsia="zh-CN"/>
          </w:rPr>
          <w:delText>较为迅速；</w:delText>
        </w:r>
      </w:del>
      <w:del w:id="926" w:author="alan" w:date="2024-04-25T10:18:16Z">
        <w:r>
          <w:rPr>
            <w:rFonts w:hint="default"/>
          </w:rPr>
          <w:delText>而在260</w:delText>
        </w:r>
      </w:del>
      <w:del w:id="927" w:author="alan" w:date="2024-04-25T10:18:16Z">
        <w:r>
          <w:rPr>
            <w:rFonts w:hint="default" w:ascii="宋体" w:hAnsi="宋体"/>
            <w:lang w:val="en-US"/>
          </w:rPr>
          <w:delText>℃</w:delText>
        </w:r>
      </w:del>
      <w:del w:id="928" w:author="alan" w:date="2024-04-25T10:18:16Z">
        <w:r>
          <w:rPr>
            <w:rFonts w:hint="default"/>
          </w:rPr>
          <w:delText>至280</w:delText>
        </w:r>
      </w:del>
      <w:del w:id="929" w:author="alan" w:date="2024-04-25T10:18:16Z">
        <w:r>
          <w:rPr>
            <w:rFonts w:hint="default" w:ascii="宋体" w:hAnsi="宋体"/>
            <w:lang w:val="en-US"/>
          </w:rPr>
          <w:delText>℃</w:delText>
        </w:r>
      </w:del>
      <w:del w:id="930" w:author="alan" w:date="2024-04-25T10:18:16Z">
        <w:r>
          <w:rPr>
            <w:rFonts w:hint="default"/>
          </w:rPr>
          <w:delText>之间，</w:delText>
        </w:r>
      </w:del>
      <w:del w:id="931" w:author="alan" w:date="2024-04-25T10:18:16Z">
        <w:r>
          <w:rPr>
            <w:rFonts w:hint="eastAsia"/>
            <w:lang w:val="en-US" w:eastAsia="zh-CN"/>
          </w:rPr>
          <w:delText>炭得率</w:delText>
        </w:r>
      </w:del>
      <w:del w:id="932" w:author="alan" w:date="2024-04-25T10:18:16Z">
        <w:r>
          <w:rPr>
            <w:rFonts w:hint="default"/>
          </w:rPr>
          <w:delText>下降速度</w:delText>
        </w:r>
      </w:del>
      <w:del w:id="933" w:author="alan" w:date="2024-04-25T10:18:16Z">
        <w:r>
          <w:rPr>
            <w:rFonts w:hint="eastAsia"/>
            <w:lang w:eastAsia="zh-CN"/>
          </w:rPr>
          <w:delText>开始</w:delText>
        </w:r>
      </w:del>
      <w:del w:id="934" w:author="alan" w:date="2024-04-25T10:18:16Z">
        <w:r>
          <w:rPr>
            <w:rFonts w:hint="default"/>
          </w:rPr>
          <w:delText>减缓。</w:delText>
        </w:r>
      </w:del>
    </w:p>
    <w:p>
      <w:pPr>
        <w:spacing w:before="181" w:beforeLines="50" w:after="181" w:afterLines="50" w:line="360" w:lineRule="auto"/>
        <w:ind w:firstLine="480" w:firstLineChars="200"/>
        <w:jc w:val="left"/>
        <w:rPr>
          <w:del w:id="935" w:author="alan" w:date="2024-04-25T10:18:16Z"/>
          <w:rFonts w:hint="eastAsia"/>
          <w:lang w:eastAsia="zh-CN"/>
        </w:rPr>
      </w:pPr>
      <w:del w:id="936" w:author="alan" w:date="2024-04-25T10:18:16Z">
        <w:r>
          <w:rPr>
            <w:rFonts w:hint="eastAsia"/>
            <w:lang w:eastAsia="zh-CN"/>
          </w:rPr>
          <w:delText>造成</w:delText>
        </w:r>
      </w:del>
      <w:del w:id="937" w:author="alan" w:date="2024-04-25T10:18:16Z">
        <w:r>
          <w:rPr>
            <w:rFonts w:hint="default"/>
          </w:rPr>
          <w:delText>该现象的主要原因</w:delText>
        </w:r>
      </w:del>
      <w:del w:id="938" w:author="alan" w:date="2024-04-25T10:18:16Z">
        <w:r>
          <w:rPr>
            <w:rFonts w:hint="eastAsia"/>
            <w:lang w:eastAsia="zh-CN"/>
          </w:rPr>
          <w:delText>在</w:delText>
        </w:r>
      </w:del>
      <w:del w:id="939" w:author="alan" w:date="2024-04-25T10:18:16Z">
        <w:r>
          <w:rPr>
            <w:rFonts w:hint="default"/>
          </w:rPr>
          <w:delText>于</w:delText>
        </w:r>
      </w:del>
      <w:del w:id="940" w:author="alan" w:date="2024-04-25T10:18:16Z">
        <w:r>
          <w:rPr>
            <w:rFonts w:hint="eastAsia"/>
            <w:lang w:eastAsia="zh-CN"/>
          </w:rPr>
          <w:delText>，</w:delText>
        </w:r>
      </w:del>
      <w:del w:id="941" w:author="alan" w:date="2024-04-25T10:18:16Z">
        <w:r>
          <w:rPr>
            <w:rFonts w:hint="default"/>
          </w:rPr>
          <w:delText>半纤维素、纤维素和木质素</w:delText>
        </w:r>
      </w:del>
      <w:del w:id="942" w:author="alan" w:date="2024-04-25T10:18:16Z">
        <w:r>
          <w:rPr>
            <w:rFonts w:hint="eastAsia"/>
            <w:lang w:eastAsia="zh-CN"/>
          </w:rPr>
          <w:delText>在</w:delText>
        </w:r>
      </w:del>
      <w:del w:id="943" w:author="alan" w:date="2024-04-25T10:18:16Z">
        <w:r>
          <w:rPr>
            <w:rFonts w:hint="default"/>
          </w:rPr>
          <w:delText>水热反应温度升高</w:delText>
        </w:r>
      </w:del>
      <w:del w:id="944" w:author="alan" w:date="2024-04-25T10:18:16Z">
        <w:r>
          <w:rPr>
            <w:rFonts w:hint="eastAsia"/>
            <w:lang w:eastAsia="zh-CN"/>
          </w:rPr>
          <w:delText>过程中的</w:delText>
        </w:r>
      </w:del>
      <w:del w:id="945" w:author="alan" w:date="2024-04-25T10:18:16Z">
        <w:r>
          <w:rPr>
            <w:rFonts w:hint="default"/>
          </w:rPr>
          <w:delText>水解</w:delText>
        </w:r>
      </w:del>
      <w:del w:id="946" w:author="alan" w:date="2024-04-25T10:18:16Z">
        <w:r>
          <w:rPr>
            <w:rFonts w:hint="eastAsia"/>
            <w:lang w:eastAsia="zh-CN"/>
          </w:rPr>
          <w:delText>难易</w:delText>
        </w:r>
      </w:del>
      <w:del w:id="947" w:author="alan" w:date="2024-04-25T10:18:16Z">
        <w:r>
          <w:rPr>
            <w:rFonts w:hint="default"/>
          </w:rPr>
          <w:delText>程度有所不同。在180</w:delText>
        </w:r>
      </w:del>
      <w:del w:id="948" w:author="alan" w:date="2024-04-25T10:18:16Z">
        <w:r>
          <w:rPr>
            <w:rFonts w:hint="default" w:ascii="宋体" w:hAnsi="宋体"/>
            <w:lang w:val="en-US"/>
          </w:rPr>
          <w:delText>℃</w:delText>
        </w:r>
      </w:del>
      <w:del w:id="949" w:author="alan" w:date="2024-04-25T10:18:16Z">
        <w:r>
          <w:rPr>
            <w:rFonts w:hint="default"/>
          </w:rPr>
          <w:delText>至2</w:delText>
        </w:r>
      </w:del>
      <w:del w:id="950" w:author="alan" w:date="2024-04-25T10:18:16Z">
        <w:r>
          <w:rPr>
            <w:rFonts w:hint="eastAsia"/>
            <w:lang w:val="en-US" w:eastAsia="zh-CN"/>
          </w:rPr>
          <w:delText>2</w:delText>
        </w:r>
      </w:del>
      <w:del w:id="951" w:author="alan" w:date="2024-04-25T10:18:16Z">
        <w:r>
          <w:rPr>
            <w:rFonts w:hint="default"/>
          </w:rPr>
          <w:delText>0</w:delText>
        </w:r>
      </w:del>
      <w:del w:id="952" w:author="alan" w:date="2024-04-25T10:18:16Z">
        <w:r>
          <w:rPr>
            <w:rFonts w:hint="default" w:ascii="宋体" w:hAnsi="宋体"/>
            <w:lang w:val="en-US"/>
          </w:rPr>
          <w:delText>℃</w:delText>
        </w:r>
      </w:del>
      <w:del w:id="953" w:author="alan" w:date="2024-04-25T10:18:16Z">
        <w:r>
          <w:rPr>
            <w:rFonts w:hint="default"/>
          </w:rPr>
          <w:delText>之间，水热液中的纤维素和半纤维素</w:delText>
        </w:r>
      </w:del>
      <w:del w:id="954" w:author="alan" w:date="2024-04-25T10:18:16Z">
        <w:r>
          <w:rPr>
            <w:rFonts w:hint="eastAsia"/>
            <w:lang w:eastAsia="zh-CN"/>
          </w:rPr>
          <w:delText>在水热液中</w:delText>
        </w:r>
      </w:del>
      <w:del w:id="955" w:author="alan" w:date="2024-04-25T10:18:16Z">
        <w:r>
          <w:rPr>
            <w:rFonts w:hint="default"/>
          </w:rPr>
          <w:delText>开始溶解并解聚成低聚物和单体，而木质素的解聚还</w:delText>
        </w:r>
      </w:del>
      <w:del w:id="956" w:author="alan" w:date="2024-04-25T10:18:16Z">
        <w:r>
          <w:rPr>
            <w:rFonts w:hint="eastAsia"/>
            <w:lang w:eastAsia="zh-CN"/>
          </w:rPr>
          <w:delText>并</w:delText>
        </w:r>
      </w:del>
      <w:del w:id="957" w:author="alan" w:date="2024-04-25T10:18:16Z">
        <w:r>
          <w:rPr>
            <w:rFonts w:hint="default"/>
          </w:rPr>
          <w:delText>未</w:delText>
        </w:r>
      </w:del>
      <w:del w:id="958" w:author="alan" w:date="2024-04-25T10:18:16Z">
        <w:r>
          <w:rPr>
            <w:rFonts w:hint="eastAsia"/>
            <w:lang w:eastAsia="zh-CN"/>
          </w:rPr>
          <w:delText>大规模开始</w:delText>
        </w:r>
      </w:del>
      <w:del w:id="959" w:author="alan" w:date="2024-04-25T10:18:16Z">
        <w:r>
          <w:rPr>
            <w:rFonts w:hint="default"/>
          </w:rPr>
          <w:delText>进行</w:delText>
        </w:r>
      </w:del>
      <w:del w:id="960" w:author="alan" w:date="2024-04-25T10:18:16Z">
        <w:r>
          <w:rPr>
            <w:rFonts w:hint="default"/>
            <w:vertAlign w:val="superscript"/>
            <w:lang w:val="en-US"/>
          </w:rPr>
          <w:fldChar w:fldCharType="begin"/>
        </w:r>
      </w:del>
      <w:del w:id="961" w:author="alan" w:date="2024-04-25T10:18:16Z">
        <w:r>
          <w:rPr>
            <w:rFonts w:hint="default"/>
            <w:vertAlign w:val="superscript"/>
            <w:lang w:val="en-US"/>
          </w:rPr>
          <w:delInstrText xml:space="preserve"> REF _Ref2017668779 \r \h </w:delInstrText>
        </w:r>
      </w:del>
      <w:del w:id="962" w:author="alan" w:date="2024-04-25T10:18:16Z">
        <w:r>
          <w:rPr>
            <w:rFonts w:hint="default"/>
            <w:vertAlign w:val="superscript"/>
            <w:lang w:val="en-US"/>
          </w:rPr>
          <w:fldChar w:fldCharType="separate"/>
        </w:r>
      </w:del>
      <w:del w:id="963" w:author="alan" w:date="2024-04-25T10:18:16Z">
        <w:r>
          <w:rPr>
            <w:rFonts w:hint="default"/>
            <w:vertAlign w:val="superscript"/>
            <w:lang w:val="en-US"/>
          </w:rPr>
          <w:delText>[35]</w:delText>
        </w:r>
      </w:del>
      <w:del w:id="964" w:author="alan" w:date="2024-04-25T10:18:16Z">
        <w:r>
          <w:rPr>
            <w:rFonts w:hint="default"/>
            <w:vertAlign w:val="superscript"/>
            <w:lang w:val="en-US"/>
          </w:rPr>
          <w:fldChar w:fldCharType="end"/>
        </w:r>
      </w:del>
      <w:del w:id="965" w:author="alan" w:date="2024-04-25T10:18:16Z">
        <w:r>
          <w:rPr>
            <w:rFonts w:hint="default"/>
          </w:rPr>
          <w:delText>。</w:delText>
        </w:r>
      </w:del>
      <w:del w:id="966" w:author="alan" w:date="2024-04-25T10:18:16Z">
        <w:r>
          <w:rPr>
            <w:rFonts w:hint="eastAsia"/>
            <w:lang w:eastAsia="zh-CN"/>
          </w:rPr>
          <w:delText>首先在180 ℃下，纤维板中的半纤维素就开始水解为五碳糖并溶解在液相中。随后，这些五碳糖经过进一步的脱水反应转化为糠醛。当液相中的糠醛浓度达到一定程度时，它们会聚合成为具有二次碳微球结构的物质，并附着在木质纤维表面。随着反应温度的升高，半纤维素持续水解并聚合为带有呋喃结构的二次焦炭。当温度达到220 ℃时，占草本植物比例最高的成分纤维素开始发生水解，生成六碳糖，导致</w:delText>
        </w:r>
      </w:del>
      <w:del w:id="967" w:author="alan" w:date="2024-04-25T10:18:16Z">
        <w:r>
          <w:rPr>
            <w:rFonts w:hint="eastAsia"/>
            <w:lang w:val="en-US" w:eastAsia="zh-CN"/>
          </w:rPr>
          <w:delText>炭得率</w:delText>
        </w:r>
      </w:del>
      <w:del w:id="968" w:author="alan" w:date="2024-04-25T10:18:16Z">
        <w:r>
          <w:rPr>
            <w:rFonts w:hint="default"/>
          </w:rPr>
          <w:delText>开始下降</w:delText>
        </w:r>
      </w:del>
      <w:del w:id="969" w:author="alan" w:date="2024-04-25T10:18:16Z">
        <w:r>
          <w:rPr>
            <w:rFonts w:hint="eastAsia"/>
            <w:lang w:eastAsia="zh-CN"/>
          </w:rPr>
          <w:delText>。随后，这些六碳糖经过脱水反应形成5-羟甲基糠醛。当5-羟甲基糠醛浓度达到一定程度后，它会与自身及半纤维素水解生成的糠醛发生聚合反应。这一反应会生成具有高芳构化程度的水热炭。此外，微量的木质素水解也会贡献一部分酚类物质，这些酚类物质与糠醛和5-羟甲基糠醛一起聚合成为更高芳构化程度的水热炭物质</w:delText>
        </w:r>
      </w:del>
      <w:del w:id="970" w:author="alan" w:date="2024-04-25T10:18:16Z">
        <w:r>
          <w:rPr>
            <w:rFonts w:hint="eastAsia"/>
            <w:vertAlign w:val="superscript"/>
            <w:lang w:eastAsia="zh-CN"/>
          </w:rPr>
          <w:fldChar w:fldCharType="begin"/>
        </w:r>
      </w:del>
      <w:del w:id="971" w:author="alan" w:date="2024-04-25T10:18:16Z">
        <w:r>
          <w:rPr>
            <w:rFonts w:hint="eastAsia"/>
            <w:vertAlign w:val="superscript"/>
            <w:lang w:eastAsia="zh-CN"/>
          </w:rPr>
          <w:delInstrText xml:space="preserve"> REF _Ref66733532 \r \h </w:delInstrText>
        </w:r>
      </w:del>
      <w:del w:id="972" w:author="alan" w:date="2024-04-25T10:18:16Z">
        <w:r>
          <w:rPr>
            <w:rFonts w:hint="eastAsia"/>
            <w:vertAlign w:val="superscript"/>
            <w:lang w:eastAsia="zh-CN"/>
          </w:rPr>
          <w:fldChar w:fldCharType="separate"/>
        </w:r>
      </w:del>
      <w:del w:id="973" w:author="alan" w:date="2024-04-25T10:18:16Z">
        <w:r>
          <w:rPr>
            <w:rFonts w:hint="eastAsia"/>
            <w:vertAlign w:val="superscript"/>
            <w:lang w:eastAsia="zh-CN"/>
          </w:rPr>
          <w:delText>[36]</w:delText>
        </w:r>
      </w:del>
      <w:del w:id="974" w:author="alan" w:date="2024-04-25T10:18:16Z">
        <w:r>
          <w:rPr>
            <w:rFonts w:hint="eastAsia"/>
            <w:vertAlign w:val="superscript"/>
            <w:lang w:eastAsia="zh-CN"/>
          </w:rPr>
          <w:fldChar w:fldCharType="end"/>
        </w:r>
      </w:del>
      <w:del w:id="975" w:author="alan" w:date="2024-04-25T10:18:16Z">
        <w:r>
          <w:rPr>
            <w:rFonts w:hint="eastAsia"/>
            <w:lang w:eastAsia="zh-CN"/>
          </w:rPr>
          <w:delText>。</w:delText>
        </w:r>
      </w:del>
    </w:p>
    <w:p>
      <w:pPr>
        <w:pStyle w:val="4"/>
        <w:rPr>
          <w:del w:id="976" w:author="alan" w:date="2024-04-25T10:18:16Z"/>
          <w:rFonts w:hint="default"/>
          <w:lang w:val="en-US" w:eastAsia="zh-CN"/>
        </w:rPr>
      </w:pPr>
      <w:del w:id="977" w:author="alan" w:date="2024-04-25T10:18:16Z">
        <w:r>
          <w:rPr>
            <w:rFonts w:hint="default"/>
            <w:lang w:val="en-US" w:eastAsia="zh-CN"/>
          </w:rPr>
          <w:delText xml:space="preserve">6.2  </w:delText>
        </w:r>
      </w:del>
      <w:del w:id="978" w:author="alan" w:date="2024-04-25T10:18:16Z">
        <w:r>
          <w:rPr>
            <w:rFonts w:hint="eastAsia"/>
            <w:lang w:val="en-US" w:eastAsia="zh-CN"/>
          </w:rPr>
          <w:delText>木糖与水热液反应</w:delText>
        </w:r>
      </w:del>
      <w:del w:id="979" w:author="alan" w:date="2024-04-25T10:18:16Z">
        <w:r>
          <w:rPr/>
          <w:delText>氮在固相产物中的固集特性</w:delText>
        </w:r>
      </w:del>
    </w:p>
    <w:p>
      <w:pPr>
        <w:spacing w:before="181" w:beforeLines="50" w:after="181" w:afterLines="50" w:line="360" w:lineRule="auto"/>
        <w:ind w:firstLine="480" w:firstLineChars="200"/>
        <w:jc w:val="left"/>
        <w:rPr>
          <w:del w:id="980" w:author="alan" w:date="2024-04-25T10:18:16Z"/>
          <w:rFonts w:hint="eastAsia"/>
          <w:lang w:val="en-US" w:eastAsia="zh-CN"/>
        </w:rPr>
      </w:pPr>
      <w:del w:id="981" w:author="alan" w:date="2024-04-25T10:18:16Z">
        <w:r>
          <w:rPr>
            <w:rFonts w:hint="eastAsia"/>
            <w:lang w:eastAsia="zh-CN"/>
          </w:rPr>
          <w:delText>根据一次实验中</w:delText>
        </w:r>
      </w:del>
      <w:del w:id="982" w:author="alan" w:date="2024-04-25T10:18:16Z">
        <w:r>
          <w:rPr>
            <w:rFonts w:hint="eastAsia"/>
            <w:i w:val="0"/>
            <w:iCs w:val="0"/>
            <w:vertAlign w:val="baseline"/>
            <w:lang w:val="en-US" w:eastAsia="zh-CN"/>
          </w:rPr>
          <w:delText>水热液原料中的总氮质量113.6</w:delText>
        </w:r>
      </w:del>
      <w:del w:id="983" w:author="alan" w:date="2024-04-25T10:18:16Z">
        <w:r>
          <w:rPr>
            <w:rFonts w:hint="default"/>
            <w:i w:val="0"/>
            <w:iCs w:val="0"/>
            <w:vertAlign w:val="baseline"/>
            <w:lang w:val="en-US" w:eastAsia="zh-CN"/>
          </w:rPr>
          <w:delText>0</w:delText>
        </w:r>
      </w:del>
      <w:del w:id="984" w:author="alan" w:date="2024-04-25T10:18:16Z">
        <w:r>
          <w:rPr>
            <w:rFonts w:hint="eastAsia"/>
            <w:i w:val="0"/>
            <w:iCs w:val="0"/>
            <w:vertAlign w:val="baseline"/>
            <w:lang w:val="en-US" w:eastAsia="zh-CN"/>
          </w:rPr>
          <w:delText xml:space="preserve"> mg及各温度条件下固相产物水热炭氮质量分数，可以通过（1）式计算得到每种温度条件下的固氮率，</w:delText>
        </w:r>
      </w:del>
      <w:del w:id="985" w:author="alan" w:date="2024-04-25T10:18:16Z">
        <w:r>
          <w:rPr>
            <w:rFonts w:hint="eastAsia"/>
            <w:lang w:val="en-US" w:eastAsia="zh-CN"/>
          </w:rPr>
          <w:delText>木糖与水热液反应固氮率分析见表4。</w:delText>
        </w:r>
      </w:del>
    </w:p>
    <w:p>
      <w:pPr>
        <w:spacing w:before="181" w:beforeLines="50" w:after="181" w:afterLines="50" w:line="360" w:lineRule="auto"/>
        <w:ind w:firstLine="480" w:firstLineChars="200"/>
        <w:jc w:val="left"/>
        <w:rPr>
          <w:del w:id="986" w:author="alan" w:date="2024-04-25T10:18:16Z"/>
          <w:rFonts w:hint="eastAsia"/>
          <w:lang w:val="en-US" w:eastAsia="zh-CN"/>
        </w:rPr>
      </w:pPr>
    </w:p>
    <w:p>
      <w:pPr>
        <w:spacing w:before="0" w:beforeLines="0" w:after="0" w:afterLines="0" w:line="240" w:lineRule="auto"/>
        <w:ind w:firstLine="0" w:firstLineChars="0"/>
        <w:jc w:val="center"/>
        <w:rPr>
          <w:del w:id="987" w:author="alan" w:date="2024-04-25T10:18:16Z"/>
          <w:rFonts w:hint="eastAsia"/>
          <w:lang w:val="en-US" w:eastAsia="zh-CN"/>
        </w:rPr>
      </w:pPr>
      <w:del w:id="988" w:author="alan" w:date="2024-04-25T10:18:16Z">
        <w:r>
          <w:rPr>
            <w:rFonts w:hint="eastAsia"/>
            <w:lang w:eastAsia="zh-CN"/>
          </w:rPr>
          <w:delText>表</w:delText>
        </w:r>
      </w:del>
      <w:del w:id="989" w:author="alan" w:date="2024-04-25T10:18:16Z">
        <w:r>
          <w:rPr>
            <w:rFonts w:hint="eastAsia"/>
            <w:lang w:val="en-US" w:eastAsia="zh-CN"/>
          </w:rPr>
          <w:delText>4  木糖与水热液反应固氮率分析</w:delText>
        </w:r>
      </w:del>
    </w:p>
    <w:p>
      <w:pPr>
        <w:spacing w:before="0" w:beforeLines="0" w:after="0" w:afterLines="0" w:line="240" w:lineRule="auto"/>
        <w:ind w:firstLine="0" w:firstLineChars="0"/>
        <w:jc w:val="center"/>
        <w:rPr>
          <w:del w:id="990" w:author="alan" w:date="2024-04-25T10:18:16Z"/>
          <w:rFonts w:hint="default"/>
          <w:lang w:val="en-US" w:eastAsia="zh-CN"/>
        </w:rPr>
      </w:pPr>
      <w:del w:id="991" w:author="alan" w:date="2024-04-25T10:18:16Z">
        <w:r>
          <w:rPr>
            <w:rFonts w:hint="default"/>
            <w:lang w:val="en-US" w:eastAsia="zh-CN"/>
          </w:rPr>
          <w:delText>Tab.4  Analysis of nitrogen fixation rate in the reaction of xylose with hydrothermal solution</w:delText>
        </w:r>
      </w:del>
    </w:p>
    <w:p>
      <w:pPr>
        <w:spacing w:before="181" w:beforeLines="50" w:after="181" w:afterLines="50" w:line="240" w:lineRule="auto"/>
        <w:ind w:firstLine="0" w:firstLineChars="0"/>
        <w:jc w:val="center"/>
        <w:rPr>
          <w:del w:id="992" w:author="alan" w:date="2024-04-25T10:18:16Z"/>
          <w:rFonts w:hint="default"/>
          <w:lang w:val="en-US" w:eastAsia="zh-CN"/>
        </w:rPr>
      </w:pPr>
    </w:p>
    <w:tbl>
      <w:tblPr>
        <w:tblStyle w:val="13"/>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993" w:author="alan" w:date="2024-04-25T10:18:16Z"/>
        </w:trPr>
        <w:tc>
          <w:tcPr>
            <w:tcW w:w="1814" w:type="dxa"/>
            <w:tcBorders>
              <w:top w:val="single" w:color="auto" w:sz="12" w:space="0"/>
              <w:left w:val="nil"/>
              <w:bottom w:val="single" w:color="auto" w:sz="4" w:space="0"/>
              <w:right w:val="nil"/>
            </w:tcBorders>
            <w:vAlign w:val="center"/>
          </w:tcPr>
          <w:p>
            <w:pPr>
              <w:widowControl w:val="0"/>
              <w:jc w:val="center"/>
              <w:rPr>
                <w:del w:id="994" w:author="alan" w:date="2024-04-25T10:18:16Z"/>
                <w:rFonts w:hint="default"/>
                <w:vertAlign w:val="baseline"/>
                <w:lang w:val="en-US" w:eastAsia="zh-CN"/>
              </w:rPr>
            </w:pPr>
            <w:del w:id="995" w:author="alan" w:date="2024-04-25T10:18:16Z">
              <w:r>
                <w:rPr>
                  <w:rFonts w:hint="eastAsia"/>
                  <w:vertAlign w:val="baseline"/>
                  <w:lang w:val="en-US" w:eastAsia="zh-CN"/>
                </w:rPr>
                <w:delText>条件</w:delText>
              </w:r>
            </w:del>
          </w:p>
        </w:tc>
        <w:tc>
          <w:tcPr>
            <w:tcW w:w="1162" w:type="dxa"/>
            <w:tcBorders>
              <w:top w:val="single" w:color="auto" w:sz="12" w:space="0"/>
              <w:left w:val="nil"/>
              <w:bottom w:val="single" w:color="auto" w:sz="4" w:space="0"/>
              <w:right w:val="nil"/>
            </w:tcBorders>
            <w:vAlign w:val="center"/>
          </w:tcPr>
          <w:p>
            <w:pPr>
              <w:widowControl w:val="0"/>
              <w:jc w:val="center"/>
              <w:rPr>
                <w:del w:id="996" w:author="alan" w:date="2024-04-25T10:18:16Z"/>
                <w:rFonts w:hint="eastAsia" w:ascii="Times New Roman" w:hAnsi="Times New Roman" w:eastAsia="宋体" w:cs="Times New Roman"/>
                <w:sz w:val="24"/>
                <w:vertAlign w:val="baseline"/>
                <w:lang w:val="en-US" w:eastAsia="zh-CN" w:bidi="ar-SA"/>
              </w:rPr>
            </w:pPr>
            <w:del w:id="997" w:author="alan" w:date="2024-04-25T10:18:16Z">
              <w:r>
                <w:rPr>
                  <w:rFonts w:hint="default"/>
                  <w:vertAlign w:val="baseline"/>
                  <w:lang w:val="en-US" w:eastAsia="zh-CN"/>
                </w:rPr>
                <w:delText>180</w:delText>
              </w:r>
            </w:del>
            <w:del w:id="998" w:author="alan" w:date="2024-04-25T10:18:16Z">
              <w:r>
                <w:rPr>
                  <w:rFonts w:hint="default" w:ascii="宋体" w:hAnsi="宋体"/>
                  <w:vertAlign w:val="baseline"/>
                  <w:lang w:val="en-US" w:eastAsia="zh-CN"/>
                </w:rPr>
                <w:delText>℃</w:delText>
              </w:r>
            </w:del>
            <w:del w:id="999"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1000" w:author="alan" w:date="2024-04-25T10:18:16Z"/>
                <w:rFonts w:hint="default"/>
                <w:vertAlign w:val="baseline"/>
                <w:lang w:val="en-US" w:eastAsia="zh-CN"/>
              </w:rPr>
            </w:pPr>
            <w:del w:id="1001" w:author="alan" w:date="2024-04-25T10:18:16Z">
              <w:r>
                <w:rPr>
                  <w:rFonts w:hint="eastAsia"/>
                  <w:vertAlign w:val="baseline"/>
                  <w:lang w:val="en-US" w:eastAsia="zh-CN"/>
                </w:rPr>
                <w:delText>2</w:delText>
              </w:r>
            </w:del>
            <w:del w:id="1002" w:author="alan" w:date="2024-04-25T10:18:16Z">
              <w:r>
                <w:rPr>
                  <w:rFonts w:hint="default"/>
                  <w:vertAlign w:val="baseline"/>
                  <w:lang w:val="en-US" w:eastAsia="zh-CN"/>
                </w:rPr>
                <w:delText>0</w:delText>
              </w:r>
            </w:del>
            <w:del w:id="1003" w:author="alan" w:date="2024-04-25T10:18:16Z">
              <w:r>
                <w:rPr>
                  <w:rFonts w:hint="eastAsia"/>
                  <w:vertAlign w:val="baseline"/>
                  <w:lang w:val="en-US" w:eastAsia="zh-CN"/>
                </w:rPr>
                <w:delText>0</w:delText>
              </w:r>
            </w:del>
            <w:del w:id="1004" w:author="alan" w:date="2024-04-25T10:18:16Z">
              <w:r>
                <w:rPr>
                  <w:rFonts w:hint="default" w:ascii="宋体" w:hAnsi="宋体"/>
                  <w:vertAlign w:val="baseline"/>
                  <w:lang w:val="en-US" w:eastAsia="zh-CN"/>
                </w:rPr>
                <w:delText>℃</w:delText>
              </w:r>
            </w:del>
            <w:del w:id="1005"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1006" w:author="alan" w:date="2024-04-25T10:18:16Z"/>
                <w:rFonts w:hint="default"/>
                <w:vertAlign w:val="baseline"/>
                <w:lang w:val="en-US" w:eastAsia="zh-CN"/>
              </w:rPr>
            </w:pPr>
            <w:del w:id="1007" w:author="alan" w:date="2024-04-25T10:18:16Z">
              <w:r>
                <w:rPr>
                  <w:rFonts w:hint="eastAsia"/>
                  <w:vertAlign w:val="baseline"/>
                  <w:lang w:val="en-US" w:eastAsia="zh-CN"/>
                </w:rPr>
                <w:delText>2</w:delText>
              </w:r>
            </w:del>
            <w:del w:id="1008" w:author="alan" w:date="2024-04-25T10:18:16Z">
              <w:r>
                <w:rPr>
                  <w:rFonts w:hint="default"/>
                  <w:vertAlign w:val="baseline"/>
                  <w:lang w:val="en-US" w:eastAsia="zh-CN"/>
                </w:rPr>
                <w:delText>2</w:delText>
              </w:r>
            </w:del>
            <w:del w:id="1009" w:author="alan" w:date="2024-04-25T10:18:16Z">
              <w:r>
                <w:rPr>
                  <w:rFonts w:hint="eastAsia"/>
                  <w:vertAlign w:val="baseline"/>
                  <w:lang w:val="en-US" w:eastAsia="zh-CN"/>
                </w:rPr>
                <w:delText>0</w:delText>
              </w:r>
            </w:del>
            <w:del w:id="1010" w:author="alan" w:date="2024-04-25T10:18:16Z">
              <w:r>
                <w:rPr>
                  <w:rFonts w:hint="default" w:ascii="宋体" w:hAnsi="宋体"/>
                  <w:vertAlign w:val="baseline"/>
                  <w:lang w:val="en-US" w:eastAsia="zh-CN"/>
                </w:rPr>
                <w:delText>℃</w:delText>
              </w:r>
            </w:del>
            <w:del w:id="1011"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1012" w:author="alan" w:date="2024-04-25T10:18:16Z"/>
                <w:rFonts w:hint="eastAsia" w:ascii="Times New Roman" w:hAnsi="Times New Roman" w:eastAsia="宋体" w:cs="Times New Roman"/>
                <w:sz w:val="24"/>
                <w:vertAlign w:val="baseline"/>
                <w:lang w:val="en-US" w:eastAsia="zh-CN" w:bidi="ar-SA"/>
              </w:rPr>
            </w:pPr>
            <w:del w:id="1013" w:author="alan" w:date="2024-04-25T10:18:16Z">
              <w:r>
                <w:rPr>
                  <w:rFonts w:hint="eastAsia"/>
                  <w:vertAlign w:val="baseline"/>
                  <w:lang w:val="en-US" w:eastAsia="zh-CN"/>
                </w:rPr>
                <w:delText>240</w:delText>
              </w:r>
            </w:del>
            <w:del w:id="1014" w:author="alan" w:date="2024-04-25T10:18:16Z">
              <w:r>
                <w:rPr>
                  <w:rFonts w:hint="default" w:ascii="宋体" w:hAnsi="宋体"/>
                  <w:vertAlign w:val="baseline"/>
                  <w:lang w:val="en-US" w:eastAsia="zh-CN"/>
                </w:rPr>
                <w:delText>℃</w:delText>
              </w:r>
            </w:del>
            <w:del w:id="1015"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1016" w:author="alan" w:date="2024-04-25T10:18:16Z"/>
                <w:rFonts w:hint="default"/>
                <w:vertAlign w:val="baseline"/>
                <w:lang w:val="en-US" w:eastAsia="zh-CN"/>
              </w:rPr>
            </w:pPr>
            <w:del w:id="1017" w:author="alan" w:date="2024-04-25T10:18:16Z">
              <w:r>
                <w:rPr>
                  <w:rFonts w:hint="eastAsia"/>
                  <w:vertAlign w:val="baseline"/>
                  <w:lang w:val="en-US" w:eastAsia="zh-CN"/>
                </w:rPr>
                <w:delText>2</w:delText>
              </w:r>
            </w:del>
            <w:del w:id="1018" w:author="alan" w:date="2024-04-25T10:18:16Z">
              <w:r>
                <w:rPr>
                  <w:rFonts w:hint="default"/>
                  <w:vertAlign w:val="baseline"/>
                  <w:lang w:val="en-US" w:eastAsia="zh-CN"/>
                </w:rPr>
                <w:delText>6</w:delText>
              </w:r>
            </w:del>
            <w:del w:id="1019" w:author="alan" w:date="2024-04-25T10:18:16Z">
              <w:r>
                <w:rPr>
                  <w:rFonts w:hint="eastAsia"/>
                  <w:vertAlign w:val="baseline"/>
                  <w:lang w:val="en-US" w:eastAsia="zh-CN"/>
                </w:rPr>
                <w:delText>0</w:delText>
              </w:r>
            </w:del>
            <w:del w:id="1020" w:author="alan" w:date="2024-04-25T10:18:16Z">
              <w:r>
                <w:rPr>
                  <w:rFonts w:hint="default" w:ascii="宋体" w:hAnsi="宋体"/>
                  <w:vertAlign w:val="baseline"/>
                  <w:lang w:val="en-US" w:eastAsia="zh-CN"/>
                </w:rPr>
                <w:delText>℃</w:delText>
              </w:r>
            </w:del>
            <w:del w:id="1021"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1022" w:author="alan" w:date="2024-04-25T10:18:16Z"/>
                <w:rFonts w:hint="eastAsia" w:ascii="Times New Roman" w:hAnsi="Times New Roman" w:eastAsia="宋体" w:cs="Times New Roman"/>
                <w:sz w:val="24"/>
                <w:vertAlign w:val="baseline"/>
                <w:lang w:val="en-US" w:eastAsia="zh-CN" w:bidi="ar-SA"/>
              </w:rPr>
            </w:pPr>
            <w:del w:id="1023" w:author="alan" w:date="2024-04-25T10:18:16Z">
              <w:r>
                <w:rPr>
                  <w:rFonts w:hint="eastAsia"/>
                  <w:vertAlign w:val="baseline"/>
                  <w:lang w:val="en-US" w:eastAsia="zh-CN"/>
                </w:rPr>
                <w:delText>2</w:delText>
              </w:r>
            </w:del>
            <w:del w:id="1024" w:author="alan" w:date="2024-04-25T10:18:16Z">
              <w:r>
                <w:rPr>
                  <w:rFonts w:hint="default"/>
                  <w:vertAlign w:val="baseline"/>
                  <w:lang w:val="en-US" w:eastAsia="zh-CN"/>
                </w:rPr>
                <w:delText>8</w:delText>
              </w:r>
            </w:del>
            <w:del w:id="1025" w:author="alan" w:date="2024-04-25T10:18:16Z">
              <w:r>
                <w:rPr>
                  <w:rFonts w:hint="eastAsia"/>
                  <w:vertAlign w:val="baseline"/>
                  <w:lang w:val="en-US" w:eastAsia="zh-CN"/>
                </w:rPr>
                <w:delText>0</w:delText>
              </w:r>
            </w:del>
            <w:del w:id="1026" w:author="alan" w:date="2024-04-25T10:18:16Z">
              <w:r>
                <w:rPr>
                  <w:rFonts w:hint="default" w:ascii="宋体" w:hAnsi="宋体"/>
                  <w:vertAlign w:val="baseline"/>
                  <w:lang w:val="en-US" w:eastAsia="zh-CN"/>
                </w:rPr>
                <w:delText>℃</w:delText>
              </w:r>
            </w:del>
            <w:del w:id="1027" w:author="alan" w:date="2024-04-25T10:18:16Z">
              <w:r>
                <w:rPr>
                  <w:rFonts w:hint="eastAsia"/>
                  <w:vertAlign w:val="baseline"/>
                  <w:lang w:val="en-US" w:eastAsia="zh-CN"/>
                </w:rPr>
                <w:delText>-2h</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del w:id="1028" w:author="alan" w:date="2024-04-25T10:18:16Z"/>
        </w:trPr>
        <w:tc>
          <w:tcPr>
            <w:tcW w:w="1814" w:type="dxa"/>
            <w:tcBorders>
              <w:top w:val="nil"/>
              <w:left w:val="nil"/>
              <w:bottom w:val="nil"/>
              <w:right w:val="nil"/>
            </w:tcBorders>
            <w:vAlign w:val="center"/>
          </w:tcPr>
          <w:p>
            <w:pPr>
              <w:widowControl w:val="0"/>
              <w:jc w:val="center"/>
              <w:rPr>
                <w:del w:id="1029" w:author="alan" w:date="2024-04-25T10:18:16Z"/>
                <w:rFonts w:hint="eastAsia"/>
                <w:vertAlign w:val="baseline"/>
                <w:lang w:val="en-US" w:eastAsia="zh-CN"/>
              </w:rPr>
            </w:pPr>
            <w:del w:id="1030" w:author="alan" w:date="2024-04-25T10:18:16Z">
              <w:r>
                <w:rPr>
                  <w:rFonts w:hint="eastAsia"/>
                  <w:vertAlign w:val="baseline"/>
                  <w:lang w:val="en-US" w:eastAsia="zh-CN"/>
                </w:rPr>
                <w:delText>氮质量分数(%)</w:delText>
              </w:r>
            </w:del>
          </w:p>
        </w:tc>
        <w:tc>
          <w:tcPr>
            <w:tcW w:w="1162" w:type="dxa"/>
            <w:tcBorders>
              <w:top w:val="nil"/>
              <w:left w:val="nil"/>
              <w:bottom w:val="nil"/>
              <w:right w:val="nil"/>
            </w:tcBorders>
            <w:vAlign w:val="center"/>
          </w:tcPr>
          <w:p>
            <w:pPr>
              <w:widowControl w:val="0"/>
              <w:jc w:val="center"/>
              <w:rPr>
                <w:del w:id="1031" w:author="alan" w:date="2024-04-25T10:18:16Z"/>
                <w:rFonts w:hint="default"/>
                <w:vertAlign w:val="baseline"/>
                <w:lang w:val="en-US" w:eastAsia="zh-CN"/>
              </w:rPr>
            </w:pPr>
            <w:del w:id="1032" w:author="alan" w:date="2024-04-25T10:18:16Z">
              <w:r>
                <w:rPr>
                  <w:rFonts w:hint="default"/>
                  <w:vertAlign w:val="baseline"/>
                  <w:lang w:val="en-US" w:eastAsia="zh-CN"/>
                </w:rPr>
                <w:delText>5.89</w:delText>
              </w:r>
            </w:del>
          </w:p>
        </w:tc>
        <w:tc>
          <w:tcPr>
            <w:tcW w:w="1162" w:type="dxa"/>
            <w:tcBorders>
              <w:top w:val="nil"/>
              <w:left w:val="nil"/>
              <w:bottom w:val="nil"/>
              <w:right w:val="nil"/>
            </w:tcBorders>
            <w:vAlign w:val="center"/>
          </w:tcPr>
          <w:p>
            <w:pPr>
              <w:widowControl w:val="0"/>
              <w:jc w:val="center"/>
              <w:rPr>
                <w:del w:id="1033" w:author="alan" w:date="2024-04-25T10:18:16Z"/>
                <w:rFonts w:hint="default"/>
                <w:vertAlign w:val="baseline"/>
                <w:lang w:val="en-US" w:eastAsia="zh-CN"/>
              </w:rPr>
            </w:pPr>
            <w:del w:id="1034" w:author="alan" w:date="2024-04-25T10:18:16Z">
              <w:r>
                <w:rPr>
                  <w:rFonts w:hint="default"/>
                  <w:vertAlign w:val="baseline"/>
                  <w:lang w:val="en-US" w:eastAsia="zh-CN"/>
                </w:rPr>
                <w:delText>5.85</w:delText>
              </w:r>
            </w:del>
          </w:p>
        </w:tc>
        <w:tc>
          <w:tcPr>
            <w:tcW w:w="1162" w:type="dxa"/>
            <w:tcBorders>
              <w:top w:val="nil"/>
              <w:left w:val="nil"/>
              <w:bottom w:val="nil"/>
              <w:right w:val="nil"/>
            </w:tcBorders>
            <w:vAlign w:val="center"/>
          </w:tcPr>
          <w:p>
            <w:pPr>
              <w:widowControl w:val="0"/>
              <w:jc w:val="center"/>
              <w:rPr>
                <w:del w:id="1035" w:author="alan" w:date="2024-04-25T10:18:16Z"/>
                <w:rFonts w:hint="default"/>
                <w:vertAlign w:val="baseline"/>
                <w:lang w:val="en-US" w:eastAsia="zh-CN"/>
              </w:rPr>
            </w:pPr>
            <w:del w:id="1036" w:author="alan" w:date="2024-04-25T10:18:16Z">
              <w:r>
                <w:rPr>
                  <w:rFonts w:hint="default"/>
                  <w:vertAlign w:val="baseline"/>
                  <w:lang w:val="en-US" w:eastAsia="zh-CN"/>
                </w:rPr>
                <w:delText>6.05</w:delText>
              </w:r>
            </w:del>
          </w:p>
        </w:tc>
        <w:tc>
          <w:tcPr>
            <w:tcW w:w="1162" w:type="dxa"/>
            <w:tcBorders>
              <w:top w:val="nil"/>
              <w:left w:val="nil"/>
              <w:bottom w:val="nil"/>
              <w:right w:val="nil"/>
            </w:tcBorders>
            <w:vAlign w:val="center"/>
          </w:tcPr>
          <w:p>
            <w:pPr>
              <w:widowControl w:val="0"/>
              <w:jc w:val="center"/>
              <w:rPr>
                <w:del w:id="1037" w:author="alan" w:date="2024-04-25T10:18:16Z"/>
                <w:rFonts w:hint="default"/>
                <w:vertAlign w:val="baseline"/>
                <w:lang w:val="en-US" w:eastAsia="zh-CN"/>
              </w:rPr>
            </w:pPr>
            <w:del w:id="1038" w:author="alan" w:date="2024-04-25T10:18:16Z">
              <w:r>
                <w:rPr>
                  <w:rFonts w:hint="default"/>
                  <w:vertAlign w:val="baseline"/>
                  <w:lang w:val="en-US" w:eastAsia="zh-CN"/>
                </w:rPr>
                <w:delText>5.69</w:delText>
              </w:r>
            </w:del>
          </w:p>
        </w:tc>
        <w:tc>
          <w:tcPr>
            <w:tcW w:w="1162" w:type="dxa"/>
            <w:tcBorders>
              <w:top w:val="nil"/>
              <w:left w:val="nil"/>
              <w:bottom w:val="nil"/>
              <w:right w:val="nil"/>
            </w:tcBorders>
            <w:vAlign w:val="center"/>
          </w:tcPr>
          <w:p>
            <w:pPr>
              <w:widowControl w:val="0"/>
              <w:jc w:val="center"/>
              <w:rPr>
                <w:del w:id="1039" w:author="alan" w:date="2024-04-25T10:18:16Z"/>
                <w:rFonts w:hint="default"/>
                <w:vertAlign w:val="baseline"/>
                <w:lang w:val="en-US" w:eastAsia="zh-CN"/>
              </w:rPr>
            </w:pPr>
            <w:del w:id="1040" w:author="alan" w:date="2024-04-25T10:18:16Z">
              <w:r>
                <w:rPr>
                  <w:rFonts w:hint="default"/>
                  <w:vertAlign w:val="baseline"/>
                  <w:lang w:val="en-US" w:eastAsia="zh-CN"/>
                </w:rPr>
                <w:delText>6.39</w:delText>
              </w:r>
            </w:del>
          </w:p>
        </w:tc>
        <w:tc>
          <w:tcPr>
            <w:tcW w:w="1162" w:type="dxa"/>
            <w:tcBorders>
              <w:top w:val="nil"/>
              <w:left w:val="nil"/>
              <w:bottom w:val="nil"/>
              <w:right w:val="nil"/>
            </w:tcBorders>
            <w:vAlign w:val="center"/>
          </w:tcPr>
          <w:p>
            <w:pPr>
              <w:widowControl w:val="0"/>
              <w:jc w:val="center"/>
              <w:rPr>
                <w:del w:id="1041" w:author="alan" w:date="2024-04-25T10:18:16Z"/>
                <w:rFonts w:hint="default"/>
                <w:vertAlign w:val="baseline"/>
                <w:lang w:val="en-US" w:eastAsia="zh-CN"/>
              </w:rPr>
            </w:pPr>
            <w:del w:id="1042" w:author="alan" w:date="2024-04-25T10:18:16Z">
              <w:r>
                <w:rPr>
                  <w:rFonts w:hint="default"/>
                  <w:vertAlign w:val="baseline"/>
                  <w:lang w:val="en-US" w:eastAsia="zh-CN"/>
                </w:rPr>
                <w:delText>6.28</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1043" w:author="alan" w:date="2024-04-25T10:18:16Z"/>
        </w:trPr>
        <w:tc>
          <w:tcPr>
            <w:tcW w:w="1814" w:type="dxa"/>
            <w:tcBorders>
              <w:top w:val="nil"/>
              <w:left w:val="nil"/>
              <w:bottom w:val="nil"/>
              <w:right w:val="nil"/>
            </w:tcBorders>
            <w:vAlign w:val="center"/>
          </w:tcPr>
          <w:p>
            <w:pPr>
              <w:widowControl w:val="0"/>
              <w:jc w:val="center"/>
              <w:rPr>
                <w:del w:id="1044" w:author="alan" w:date="2024-04-25T10:18:16Z"/>
                <w:rFonts w:hint="default"/>
                <w:vertAlign w:val="baseline"/>
                <w:lang w:val="en-US" w:eastAsia="zh-CN"/>
              </w:rPr>
            </w:pPr>
            <w:del w:id="1045" w:author="alan" w:date="2024-04-25T10:18:16Z">
              <w:r>
                <w:rPr>
                  <w:rFonts w:hint="eastAsia"/>
                  <w:vertAlign w:val="baseline"/>
                  <w:lang w:val="en-US" w:eastAsia="zh-CN"/>
                </w:rPr>
                <w:delText>氮质量</w:delText>
              </w:r>
            </w:del>
            <w:del w:id="1046" w:author="alan" w:date="2024-04-25T10:18:16Z">
              <w:r>
                <w:rPr>
                  <w:rFonts w:hint="default"/>
                  <w:vertAlign w:val="baseline"/>
                  <w:lang w:val="en-US" w:eastAsia="zh-CN"/>
                </w:rPr>
                <w:delText>(mg)</w:delText>
              </w:r>
            </w:del>
          </w:p>
        </w:tc>
        <w:tc>
          <w:tcPr>
            <w:tcW w:w="1162" w:type="dxa"/>
            <w:tcBorders>
              <w:top w:val="nil"/>
              <w:left w:val="nil"/>
              <w:bottom w:val="nil"/>
              <w:right w:val="nil"/>
            </w:tcBorders>
            <w:vAlign w:val="center"/>
          </w:tcPr>
          <w:p>
            <w:pPr>
              <w:widowControl w:val="0"/>
              <w:jc w:val="center"/>
              <w:rPr>
                <w:del w:id="1047" w:author="alan" w:date="2024-04-25T10:18:16Z"/>
                <w:rFonts w:hint="default"/>
                <w:vertAlign w:val="baseline"/>
                <w:lang w:val="en-US" w:eastAsia="zh-CN"/>
              </w:rPr>
            </w:pPr>
            <w:del w:id="1048" w:author="alan" w:date="2024-04-25T10:18:16Z">
              <w:r>
                <w:rPr>
                  <w:rFonts w:hint="default"/>
                  <w:vertAlign w:val="baseline"/>
                  <w:lang w:val="en-US" w:eastAsia="zh-CN"/>
                </w:rPr>
                <w:delText>46.08</w:delText>
              </w:r>
            </w:del>
          </w:p>
        </w:tc>
        <w:tc>
          <w:tcPr>
            <w:tcW w:w="1162" w:type="dxa"/>
            <w:tcBorders>
              <w:top w:val="nil"/>
              <w:left w:val="nil"/>
              <w:bottom w:val="nil"/>
              <w:right w:val="nil"/>
            </w:tcBorders>
            <w:vAlign w:val="center"/>
          </w:tcPr>
          <w:p>
            <w:pPr>
              <w:widowControl w:val="0"/>
              <w:jc w:val="center"/>
              <w:rPr>
                <w:del w:id="1049" w:author="alan" w:date="2024-04-25T10:18:16Z"/>
                <w:rFonts w:hint="default"/>
                <w:vertAlign w:val="baseline"/>
                <w:lang w:val="en-US" w:eastAsia="zh-CN"/>
              </w:rPr>
            </w:pPr>
            <w:del w:id="1050" w:author="alan" w:date="2024-04-25T10:18:16Z">
              <w:r>
                <w:rPr>
                  <w:rFonts w:hint="default"/>
                  <w:vertAlign w:val="baseline"/>
                  <w:lang w:val="en-US" w:eastAsia="zh-CN"/>
                </w:rPr>
                <w:delText>54.10</w:delText>
              </w:r>
            </w:del>
          </w:p>
        </w:tc>
        <w:tc>
          <w:tcPr>
            <w:tcW w:w="1162" w:type="dxa"/>
            <w:tcBorders>
              <w:top w:val="nil"/>
              <w:left w:val="nil"/>
              <w:bottom w:val="nil"/>
              <w:right w:val="nil"/>
            </w:tcBorders>
            <w:vAlign w:val="center"/>
          </w:tcPr>
          <w:p>
            <w:pPr>
              <w:widowControl w:val="0"/>
              <w:jc w:val="center"/>
              <w:rPr>
                <w:del w:id="1051" w:author="alan" w:date="2024-04-25T10:18:16Z"/>
                <w:rFonts w:hint="default"/>
                <w:vertAlign w:val="baseline"/>
                <w:lang w:val="en-US" w:eastAsia="zh-CN"/>
              </w:rPr>
            </w:pPr>
            <w:del w:id="1052" w:author="alan" w:date="2024-04-25T10:18:16Z">
              <w:r>
                <w:rPr>
                  <w:rFonts w:hint="default"/>
                  <w:vertAlign w:val="baseline"/>
                  <w:lang w:val="en-US" w:eastAsia="zh-CN"/>
                </w:rPr>
                <w:delText>59.82</w:delText>
              </w:r>
            </w:del>
          </w:p>
        </w:tc>
        <w:tc>
          <w:tcPr>
            <w:tcW w:w="1162" w:type="dxa"/>
            <w:tcBorders>
              <w:top w:val="nil"/>
              <w:left w:val="nil"/>
              <w:bottom w:val="nil"/>
              <w:right w:val="nil"/>
            </w:tcBorders>
            <w:vAlign w:val="center"/>
          </w:tcPr>
          <w:p>
            <w:pPr>
              <w:widowControl w:val="0"/>
              <w:jc w:val="center"/>
              <w:rPr>
                <w:del w:id="1053" w:author="alan" w:date="2024-04-25T10:18:16Z"/>
                <w:rFonts w:hint="default"/>
                <w:vertAlign w:val="baseline"/>
                <w:lang w:val="en-US" w:eastAsia="zh-CN"/>
              </w:rPr>
            </w:pPr>
            <w:del w:id="1054" w:author="alan" w:date="2024-04-25T10:18:16Z">
              <w:r>
                <w:rPr>
                  <w:rFonts w:hint="default"/>
                  <w:vertAlign w:val="baseline"/>
                  <w:lang w:val="en-US" w:eastAsia="zh-CN"/>
                </w:rPr>
                <w:delText>54.62</w:delText>
              </w:r>
            </w:del>
          </w:p>
        </w:tc>
        <w:tc>
          <w:tcPr>
            <w:tcW w:w="1162" w:type="dxa"/>
            <w:tcBorders>
              <w:top w:val="nil"/>
              <w:left w:val="nil"/>
              <w:bottom w:val="nil"/>
              <w:right w:val="nil"/>
            </w:tcBorders>
            <w:vAlign w:val="center"/>
          </w:tcPr>
          <w:p>
            <w:pPr>
              <w:widowControl w:val="0"/>
              <w:jc w:val="center"/>
              <w:rPr>
                <w:del w:id="1055" w:author="alan" w:date="2024-04-25T10:18:16Z"/>
                <w:rFonts w:hint="default"/>
                <w:vertAlign w:val="baseline"/>
                <w:lang w:val="en-US" w:eastAsia="zh-CN"/>
              </w:rPr>
            </w:pPr>
            <w:del w:id="1056" w:author="alan" w:date="2024-04-25T10:18:16Z">
              <w:r>
                <w:rPr>
                  <w:rFonts w:hint="default"/>
                  <w:vertAlign w:val="baseline"/>
                  <w:lang w:val="en-US" w:eastAsia="zh-CN"/>
                </w:rPr>
                <w:delText>55.47</w:delText>
              </w:r>
            </w:del>
          </w:p>
        </w:tc>
        <w:tc>
          <w:tcPr>
            <w:tcW w:w="1162" w:type="dxa"/>
            <w:tcBorders>
              <w:top w:val="nil"/>
              <w:left w:val="nil"/>
              <w:bottom w:val="nil"/>
              <w:right w:val="nil"/>
            </w:tcBorders>
            <w:vAlign w:val="center"/>
          </w:tcPr>
          <w:p>
            <w:pPr>
              <w:widowControl w:val="0"/>
              <w:jc w:val="center"/>
              <w:rPr>
                <w:del w:id="1057" w:author="alan" w:date="2024-04-25T10:18:16Z"/>
                <w:rFonts w:hint="default"/>
                <w:vertAlign w:val="baseline"/>
                <w:lang w:val="en-US" w:eastAsia="zh-CN"/>
              </w:rPr>
            </w:pPr>
            <w:del w:id="1058" w:author="alan" w:date="2024-04-25T10:18:16Z">
              <w:r>
                <w:rPr>
                  <w:rFonts w:hint="default"/>
                  <w:vertAlign w:val="baseline"/>
                  <w:lang w:val="en-US" w:eastAsia="zh-CN"/>
                </w:rPr>
                <w:delText>53.70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del w:id="1059" w:author="alan" w:date="2024-04-25T10:18:16Z"/>
        </w:trPr>
        <w:tc>
          <w:tcPr>
            <w:tcW w:w="1814" w:type="dxa"/>
            <w:tcBorders>
              <w:top w:val="nil"/>
              <w:left w:val="nil"/>
              <w:bottom w:val="single" w:color="auto" w:sz="12" w:space="0"/>
              <w:right w:val="nil"/>
            </w:tcBorders>
            <w:vAlign w:val="center"/>
          </w:tcPr>
          <w:p>
            <w:pPr>
              <w:widowControl w:val="0"/>
              <w:jc w:val="center"/>
              <w:rPr>
                <w:del w:id="1060" w:author="alan" w:date="2024-04-25T10:18:16Z"/>
                <w:rFonts w:hint="eastAsia"/>
                <w:vertAlign w:val="baseline"/>
                <w:lang w:val="en-US" w:eastAsia="zh-CN"/>
              </w:rPr>
            </w:pPr>
            <w:del w:id="1061" w:author="alan" w:date="2024-04-25T10:18:16Z">
              <w:r>
                <w:rPr>
                  <w:rFonts w:hint="eastAsia"/>
                  <w:vertAlign w:val="baseline"/>
                  <w:lang w:val="en-US" w:eastAsia="zh-CN"/>
                </w:rPr>
                <w:delText>固氮率(%)</w:delText>
              </w:r>
            </w:del>
          </w:p>
        </w:tc>
        <w:tc>
          <w:tcPr>
            <w:tcW w:w="1162" w:type="dxa"/>
            <w:tcBorders>
              <w:top w:val="nil"/>
              <w:left w:val="nil"/>
              <w:bottom w:val="single" w:color="auto" w:sz="12" w:space="0"/>
              <w:right w:val="nil"/>
            </w:tcBorders>
            <w:vAlign w:val="center"/>
          </w:tcPr>
          <w:p>
            <w:pPr>
              <w:widowControl w:val="0"/>
              <w:jc w:val="center"/>
              <w:rPr>
                <w:del w:id="1062" w:author="alan" w:date="2024-04-25T10:18:16Z"/>
                <w:rFonts w:hint="default"/>
                <w:vertAlign w:val="baseline"/>
                <w:lang w:val="en-US" w:eastAsia="zh-CN"/>
              </w:rPr>
            </w:pPr>
            <w:del w:id="1063" w:author="alan" w:date="2024-04-25T10:18:16Z">
              <w:r>
                <w:rPr>
                  <w:rFonts w:hint="default"/>
                  <w:vertAlign w:val="baseline"/>
                  <w:lang w:val="en-US" w:eastAsia="zh-CN"/>
                </w:rPr>
                <w:delText>40.56</w:delText>
              </w:r>
            </w:del>
          </w:p>
        </w:tc>
        <w:tc>
          <w:tcPr>
            <w:tcW w:w="1162" w:type="dxa"/>
            <w:tcBorders>
              <w:top w:val="nil"/>
              <w:left w:val="nil"/>
              <w:bottom w:val="single" w:color="auto" w:sz="12" w:space="0"/>
              <w:right w:val="nil"/>
            </w:tcBorders>
            <w:vAlign w:val="center"/>
          </w:tcPr>
          <w:p>
            <w:pPr>
              <w:widowControl w:val="0"/>
              <w:jc w:val="center"/>
              <w:rPr>
                <w:del w:id="1064" w:author="alan" w:date="2024-04-25T10:18:16Z"/>
                <w:rFonts w:hint="default"/>
                <w:vertAlign w:val="baseline"/>
                <w:lang w:val="en-US" w:eastAsia="zh-CN"/>
              </w:rPr>
            </w:pPr>
            <w:del w:id="1065" w:author="alan" w:date="2024-04-25T10:18:16Z">
              <w:r>
                <w:rPr>
                  <w:rFonts w:hint="default"/>
                  <w:vertAlign w:val="baseline"/>
                  <w:lang w:val="en-US" w:eastAsia="zh-CN"/>
                </w:rPr>
                <w:delText>47.62</w:delText>
              </w:r>
            </w:del>
          </w:p>
        </w:tc>
        <w:tc>
          <w:tcPr>
            <w:tcW w:w="1162" w:type="dxa"/>
            <w:tcBorders>
              <w:top w:val="nil"/>
              <w:left w:val="nil"/>
              <w:bottom w:val="single" w:color="auto" w:sz="12" w:space="0"/>
              <w:right w:val="nil"/>
            </w:tcBorders>
            <w:vAlign w:val="center"/>
          </w:tcPr>
          <w:p>
            <w:pPr>
              <w:widowControl w:val="0"/>
              <w:jc w:val="center"/>
              <w:rPr>
                <w:del w:id="1066" w:author="alan" w:date="2024-04-25T10:18:16Z"/>
                <w:rFonts w:hint="default"/>
                <w:vertAlign w:val="baseline"/>
                <w:lang w:val="en-US" w:eastAsia="zh-CN"/>
              </w:rPr>
            </w:pPr>
            <w:del w:id="1067" w:author="alan" w:date="2024-04-25T10:18:16Z">
              <w:r>
                <w:rPr>
                  <w:rFonts w:hint="default"/>
                  <w:vertAlign w:val="baseline"/>
                  <w:lang w:val="en-US" w:eastAsia="zh-CN"/>
                </w:rPr>
                <w:delText>52.6</w:delText>
              </w:r>
            </w:del>
            <w:del w:id="1068" w:author="alan" w:date="2024-04-25T10:18:16Z">
              <w:r>
                <w:rPr>
                  <w:rFonts w:hint="eastAsia"/>
                  <w:vertAlign w:val="baseline"/>
                  <w:lang w:val="en-US" w:eastAsia="zh-CN"/>
                </w:rPr>
                <w:delText>6</w:delText>
              </w:r>
            </w:del>
          </w:p>
        </w:tc>
        <w:tc>
          <w:tcPr>
            <w:tcW w:w="1162" w:type="dxa"/>
            <w:tcBorders>
              <w:top w:val="nil"/>
              <w:left w:val="nil"/>
              <w:bottom w:val="single" w:color="auto" w:sz="12" w:space="0"/>
              <w:right w:val="nil"/>
            </w:tcBorders>
            <w:vAlign w:val="center"/>
          </w:tcPr>
          <w:p>
            <w:pPr>
              <w:widowControl w:val="0"/>
              <w:jc w:val="center"/>
              <w:rPr>
                <w:del w:id="1069" w:author="alan" w:date="2024-04-25T10:18:16Z"/>
                <w:rFonts w:hint="default"/>
                <w:vertAlign w:val="baseline"/>
                <w:lang w:val="en-US" w:eastAsia="zh-CN"/>
              </w:rPr>
            </w:pPr>
            <w:del w:id="1070" w:author="alan" w:date="2024-04-25T10:18:16Z">
              <w:r>
                <w:rPr>
                  <w:rFonts w:hint="eastAsia"/>
                  <w:vertAlign w:val="baseline"/>
                  <w:lang w:val="en-US" w:eastAsia="zh-CN"/>
                </w:rPr>
                <w:delText>48.08</w:delText>
              </w:r>
            </w:del>
          </w:p>
        </w:tc>
        <w:tc>
          <w:tcPr>
            <w:tcW w:w="1162" w:type="dxa"/>
            <w:tcBorders>
              <w:top w:val="nil"/>
              <w:left w:val="nil"/>
              <w:bottom w:val="single" w:color="auto" w:sz="12" w:space="0"/>
              <w:right w:val="nil"/>
            </w:tcBorders>
            <w:vAlign w:val="center"/>
          </w:tcPr>
          <w:p>
            <w:pPr>
              <w:widowControl w:val="0"/>
              <w:jc w:val="center"/>
              <w:rPr>
                <w:del w:id="1071" w:author="alan" w:date="2024-04-25T10:18:16Z"/>
                <w:rFonts w:hint="default"/>
                <w:vertAlign w:val="baseline"/>
                <w:lang w:val="en-US" w:eastAsia="zh-CN"/>
              </w:rPr>
            </w:pPr>
            <w:del w:id="1072" w:author="alan" w:date="2024-04-25T10:18:16Z">
              <w:r>
                <w:rPr>
                  <w:rFonts w:hint="eastAsia"/>
                  <w:vertAlign w:val="baseline"/>
                  <w:lang w:val="en-US" w:eastAsia="zh-CN"/>
                </w:rPr>
                <w:delText>48.83</w:delText>
              </w:r>
            </w:del>
          </w:p>
        </w:tc>
        <w:tc>
          <w:tcPr>
            <w:tcW w:w="1162" w:type="dxa"/>
            <w:tcBorders>
              <w:top w:val="nil"/>
              <w:left w:val="nil"/>
              <w:bottom w:val="single" w:color="auto" w:sz="12" w:space="0"/>
              <w:right w:val="nil"/>
            </w:tcBorders>
            <w:vAlign w:val="center"/>
          </w:tcPr>
          <w:p>
            <w:pPr>
              <w:widowControl w:val="0"/>
              <w:jc w:val="center"/>
              <w:rPr>
                <w:del w:id="1073" w:author="alan" w:date="2024-04-25T10:18:16Z"/>
                <w:rFonts w:hint="default"/>
                <w:vertAlign w:val="baseline"/>
                <w:lang w:val="en-US" w:eastAsia="zh-CN"/>
              </w:rPr>
            </w:pPr>
            <w:del w:id="1074" w:author="alan" w:date="2024-04-25T10:18:16Z">
              <w:r>
                <w:rPr>
                  <w:rFonts w:hint="eastAsia"/>
                  <w:vertAlign w:val="baseline"/>
                  <w:lang w:val="en-US" w:eastAsia="zh-CN"/>
                </w:rPr>
                <w:delText>47.27</w:delText>
              </w:r>
            </w:del>
          </w:p>
        </w:tc>
      </w:tr>
    </w:tbl>
    <w:p>
      <w:pPr>
        <w:spacing w:before="181" w:beforeLines="50" w:after="181" w:afterLines="50" w:line="360" w:lineRule="auto"/>
        <w:ind w:firstLine="480" w:firstLineChars="200"/>
        <w:jc w:val="left"/>
        <w:rPr>
          <w:del w:id="1075" w:author="alan" w:date="2024-04-25T10:18:16Z"/>
        </w:rPr>
      </w:pPr>
    </w:p>
    <w:p>
      <w:pPr>
        <w:spacing w:before="181" w:beforeLines="50" w:after="181" w:afterLines="50" w:line="360" w:lineRule="auto"/>
        <w:ind w:firstLine="480" w:firstLineChars="200"/>
        <w:jc w:val="left"/>
        <w:rPr>
          <w:del w:id="1076" w:author="alan" w:date="2024-04-25T10:18:16Z"/>
          <w:rFonts w:hint="default"/>
          <w:lang w:val="en-US" w:eastAsia="zh-CN"/>
        </w:rPr>
      </w:pPr>
      <w:del w:id="1077" w:author="alan" w:date="2024-04-25T10:18:16Z">
        <w:r>
          <w:rPr>
            <w:rFonts w:hint="eastAsia"/>
            <w:lang w:val="en-US" w:eastAsia="zh-CN"/>
          </w:rPr>
          <w:delText>根据表4，可绘制出</w:delText>
        </w:r>
      </w:del>
      <w:del w:id="1078" w:author="alan" w:date="2024-04-25T10:18:16Z">
        <w:r>
          <w:rPr>
            <w:rFonts w:hint="eastAsia"/>
            <w:lang w:eastAsia="zh-CN"/>
          </w:rPr>
          <w:delText>固相产物中氮的质量分数变化曲线，如图</w:delText>
        </w:r>
      </w:del>
      <w:del w:id="1079" w:author="alan" w:date="2024-04-25T10:18:16Z">
        <w:r>
          <w:rPr>
            <w:rFonts w:hint="default"/>
            <w:lang w:val="en-US" w:eastAsia="zh-CN"/>
          </w:rPr>
          <w:delText>6</w:delText>
        </w:r>
      </w:del>
      <w:del w:id="1080" w:author="alan" w:date="2024-04-25T10:18:16Z">
        <w:r>
          <w:rPr>
            <w:rFonts w:hint="eastAsia"/>
            <w:lang w:val="en-US" w:eastAsia="zh-CN"/>
          </w:rPr>
          <w:delText>所示。</w:delText>
        </w:r>
      </w:del>
      <w:del w:id="1081" w:author="alan" w:date="2024-04-25T10:18:16Z">
        <w:r>
          <w:rPr>
            <w:rFonts w:hint="eastAsia"/>
            <w:lang w:eastAsia="zh-CN"/>
          </w:rPr>
          <w:delText>进一步</w:delText>
        </w:r>
      </w:del>
      <w:del w:id="1082" w:author="alan" w:date="2024-04-25T10:18:16Z">
        <w:r>
          <w:rPr>
            <w:rFonts w:hint="eastAsia"/>
            <w:lang w:val="en-US" w:eastAsia="zh-CN"/>
          </w:rPr>
          <w:delText>可绘制出木糖与水热液反应固氮率随着反应温度升高的走势曲线图，如图</w:delText>
        </w:r>
      </w:del>
      <w:del w:id="1083" w:author="alan" w:date="2024-04-25T10:18:16Z">
        <w:r>
          <w:rPr>
            <w:rFonts w:hint="default"/>
            <w:lang w:val="en-US" w:eastAsia="zh-CN"/>
          </w:rPr>
          <w:delText>7</w:delText>
        </w:r>
      </w:del>
      <w:del w:id="1084" w:author="alan" w:date="2024-04-25T10:18:16Z">
        <w:r>
          <w:rPr>
            <w:rFonts w:hint="eastAsia"/>
            <w:lang w:val="en-US" w:eastAsia="zh-CN"/>
          </w:rPr>
          <w:delText>所示。</w:delText>
        </w:r>
      </w:del>
    </w:p>
    <w:p>
      <w:pPr>
        <w:spacing w:before="181" w:beforeLines="50" w:after="181" w:afterLines="50" w:line="360" w:lineRule="auto"/>
        <w:ind w:firstLine="0" w:firstLineChars="0"/>
        <w:jc w:val="center"/>
        <w:rPr>
          <w:del w:id="1085" w:author="alan" w:date="2024-04-25T10:18:16Z"/>
        </w:rPr>
      </w:pPr>
      <w:del w:id="1086" w:author="alan" w:date="2024-04-25T10:18:16Z">
        <w:r>
          <w:rPr/>
          <w:drawing>
            <wp:inline distT="0" distB="0" distL="114300" distR="114300">
              <wp:extent cx="3674110" cy="2632075"/>
              <wp:effectExtent l="0" t="0" r="8890" b="31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18"/>
                      <a:stretch>
                        <a:fillRect/>
                      </a:stretch>
                    </pic:blipFill>
                    <pic:spPr>
                      <a:xfrm>
                        <a:off x="0" y="0"/>
                        <a:ext cx="3674110" cy="2632075"/>
                      </a:xfrm>
                      <a:prstGeom prst="rect">
                        <a:avLst/>
                      </a:prstGeom>
                      <a:noFill/>
                      <a:ln>
                        <a:noFill/>
                      </a:ln>
                    </pic:spPr>
                  </pic:pic>
                </a:graphicData>
              </a:graphic>
            </wp:inline>
          </w:drawing>
        </w:r>
      </w:del>
    </w:p>
    <w:p>
      <w:pPr>
        <w:ind w:firstLine="0" w:firstLineChars="0"/>
        <w:jc w:val="center"/>
        <w:rPr>
          <w:del w:id="1088" w:author="alan" w:date="2024-04-25T10:18:16Z"/>
          <w:rFonts w:hint="default"/>
          <w:lang w:val="en-US" w:eastAsia="zh-CN"/>
        </w:rPr>
      </w:pPr>
      <w:del w:id="1089" w:author="alan" w:date="2024-04-25T10:18:16Z">
        <w:r>
          <w:rPr>
            <w:rFonts w:hint="eastAsia"/>
            <w:lang w:eastAsia="zh-CN"/>
          </w:rPr>
          <w:delText>图</w:delText>
        </w:r>
      </w:del>
      <w:del w:id="1090" w:author="alan" w:date="2024-04-25T10:18:16Z">
        <w:r>
          <w:rPr>
            <w:rFonts w:hint="default"/>
            <w:lang w:val="en-US" w:eastAsia="zh-CN"/>
          </w:rPr>
          <w:delText>6</w:delText>
        </w:r>
      </w:del>
      <w:del w:id="1091" w:author="alan" w:date="2024-04-25T10:18:16Z">
        <w:r>
          <w:rPr>
            <w:rFonts w:hint="eastAsia"/>
            <w:lang w:val="en-US" w:eastAsia="zh-CN"/>
          </w:rPr>
          <w:delText xml:space="preserve">  木糖与水热液反应固相产物中</w:delText>
        </w:r>
      </w:del>
      <w:del w:id="1092" w:author="alan" w:date="2024-04-25T10:18:16Z">
        <w:r>
          <w:rPr>
            <w:rFonts w:hint="eastAsia"/>
            <w:lang w:eastAsia="zh-CN"/>
          </w:rPr>
          <w:delText>氮的质量分数</w:delText>
        </w:r>
      </w:del>
    </w:p>
    <w:p>
      <w:pPr>
        <w:ind w:firstLine="0" w:firstLineChars="0"/>
        <w:jc w:val="center"/>
        <w:rPr>
          <w:del w:id="1093" w:author="alan" w:date="2024-04-25T10:18:16Z"/>
          <w:rFonts w:hint="default"/>
          <w:lang w:val="en-US" w:eastAsia="zh-CN"/>
        </w:rPr>
      </w:pPr>
      <w:del w:id="1094" w:author="alan" w:date="2024-04-25T10:18:16Z">
        <w:r>
          <w:rPr>
            <w:rFonts w:hint="default"/>
            <w:lang w:val="en-US" w:eastAsia="zh-CN"/>
          </w:rPr>
          <w:delText>Fig.6  Mass fraction of nitrogen in solid phase products of xylose and hydrothermal solution reaction</w:delText>
        </w:r>
      </w:del>
    </w:p>
    <w:p>
      <w:pPr>
        <w:spacing w:line="360" w:lineRule="auto"/>
        <w:ind w:firstLine="0" w:firstLineChars="0"/>
        <w:jc w:val="left"/>
        <w:rPr>
          <w:del w:id="1095" w:author="alan" w:date="2024-04-25T10:18:16Z"/>
          <w:rFonts w:hint="eastAsia"/>
          <w:lang w:val="en-US" w:eastAsia="zh-CN"/>
        </w:rPr>
      </w:pPr>
    </w:p>
    <w:p>
      <w:pPr>
        <w:ind w:firstLine="0" w:firstLineChars="0"/>
        <w:jc w:val="center"/>
        <w:rPr>
          <w:del w:id="1096" w:author="alan" w:date="2024-04-25T10:18:16Z"/>
        </w:rPr>
      </w:pPr>
      <w:del w:id="1097" w:author="alan" w:date="2024-04-25T10:18:16Z">
        <w:r>
          <w:rPr/>
          <w:drawing>
            <wp:inline distT="0" distB="0" distL="114300" distR="114300">
              <wp:extent cx="3856990" cy="2675890"/>
              <wp:effectExtent l="0" t="0" r="635" b="698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9"/>
                      <a:stretch>
                        <a:fillRect/>
                      </a:stretch>
                    </pic:blipFill>
                    <pic:spPr>
                      <a:xfrm>
                        <a:off x="0" y="0"/>
                        <a:ext cx="3856990" cy="2675890"/>
                      </a:xfrm>
                      <a:prstGeom prst="rect">
                        <a:avLst/>
                      </a:prstGeom>
                      <a:noFill/>
                      <a:ln>
                        <a:noFill/>
                      </a:ln>
                    </pic:spPr>
                  </pic:pic>
                </a:graphicData>
              </a:graphic>
            </wp:inline>
          </w:drawing>
        </w:r>
      </w:del>
    </w:p>
    <w:p>
      <w:pPr>
        <w:ind w:firstLine="0" w:firstLineChars="0"/>
        <w:jc w:val="center"/>
        <w:rPr>
          <w:del w:id="1099" w:author="alan" w:date="2024-04-25T10:18:16Z"/>
          <w:rFonts w:hint="default"/>
          <w:lang w:val="en-US" w:eastAsia="zh-CN"/>
        </w:rPr>
      </w:pPr>
      <w:del w:id="1100" w:author="alan" w:date="2024-04-25T10:18:16Z">
        <w:r>
          <w:rPr>
            <w:rFonts w:hint="eastAsia"/>
            <w:lang w:val="en-US" w:eastAsia="zh-CN"/>
          </w:rPr>
          <w:delText>图</w:delText>
        </w:r>
      </w:del>
      <w:del w:id="1101" w:author="alan" w:date="2024-04-25T10:18:16Z">
        <w:r>
          <w:rPr>
            <w:rFonts w:hint="default"/>
            <w:lang w:val="en-US" w:eastAsia="zh-CN"/>
          </w:rPr>
          <w:delText>7</w:delText>
        </w:r>
      </w:del>
      <w:del w:id="1102" w:author="alan" w:date="2024-04-25T10:18:16Z">
        <w:r>
          <w:rPr>
            <w:rFonts w:hint="eastAsia"/>
            <w:lang w:val="en-US" w:eastAsia="zh-CN"/>
          </w:rPr>
          <w:delText xml:space="preserve">  木糖与水热液反应固氮率</w:delText>
        </w:r>
      </w:del>
    </w:p>
    <w:p>
      <w:pPr>
        <w:ind w:firstLine="0" w:firstLineChars="0"/>
        <w:jc w:val="center"/>
        <w:rPr>
          <w:del w:id="1103" w:author="alan" w:date="2024-04-25T10:18:16Z"/>
          <w:rFonts w:hint="default"/>
          <w:lang w:val="en-US" w:eastAsia="zh-CN"/>
        </w:rPr>
      </w:pPr>
      <w:del w:id="1104" w:author="alan" w:date="2024-04-25T10:18:16Z">
        <w:r>
          <w:rPr>
            <w:rFonts w:hint="default"/>
            <w:lang w:val="en-US" w:eastAsia="zh-CN"/>
          </w:rPr>
          <w:delText>Fig.7  Nitrogen fixation rate of xylose with hydrothermal solution</w:delText>
        </w:r>
      </w:del>
    </w:p>
    <w:p>
      <w:pPr>
        <w:spacing w:before="181" w:beforeLines="50" w:after="181" w:afterLines="50" w:line="360" w:lineRule="auto"/>
        <w:ind w:firstLine="480" w:firstLineChars="200"/>
        <w:jc w:val="center"/>
        <w:rPr>
          <w:del w:id="1105" w:author="alan" w:date="2024-04-25T10:18:16Z"/>
        </w:rPr>
      </w:pPr>
    </w:p>
    <w:p>
      <w:pPr>
        <w:spacing w:before="181" w:beforeLines="50" w:after="181" w:afterLines="50" w:line="360" w:lineRule="auto"/>
        <w:ind w:firstLine="480" w:firstLineChars="200"/>
        <w:jc w:val="left"/>
        <w:rPr>
          <w:del w:id="1106" w:author="alan" w:date="2024-04-25T10:18:16Z"/>
          <w:rFonts w:hint="eastAsia"/>
          <w:lang w:val="en-US" w:eastAsia="zh-CN"/>
        </w:rPr>
      </w:pPr>
      <w:del w:id="1107" w:author="alan" w:date="2024-04-25T10:18:16Z">
        <w:r>
          <w:rPr>
            <w:rFonts w:hint="eastAsia"/>
            <w:lang w:eastAsia="zh-CN"/>
          </w:rPr>
          <w:delText>由上图可以发现，木糖与水热液反应固氮率曲线大体与得炭率曲线走向相似，皆是在</w:delText>
        </w:r>
      </w:del>
      <w:del w:id="1108" w:author="alan" w:date="2024-04-25T10:18:16Z">
        <w:r>
          <w:rPr>
            <w:rFonts w:hint="eastAsia"/>
            <w:lang w:val="en-US" w:eastAsia="zh-CN"/>
          </w:rPr>
          <w:delText>220℃时得到最大值。水热温度从180℃升至280℃的过程中，水热固相产物炭中的氮质量分数不断增加。特别值得注意的是，在220℃时，氮保留率呈显著增加达到最高点，并且随后开始降低。分析结果表明，氮保留率增加的主要原因是随着水热温度的提高，木质纤维素组分开始发生水解作用。在180℃时，半纤维素开始水解，而在220℃时，纤维素水解作用增强。木质纤维素的水解过程在固液两相中产生了大量的活性氧基团，而这些氧基团的存在强化了氮固集的Maillard反应（羰氨反应）作用</w:delText>
        </w:r>
      </w:del>
      <w:del w:id="1109" w:author="alan" w:date="2024-04-25T10:18:16Z">
        <w:r>
          <w:rPr>
            <w:rFonts w:hint="eastAsia"/>
            <w:vertAlign w:val="superscript"/>
            <w:lang w:val="en-US" w:eastAsia="zh-CN"/>
          </w:rPr>
          <w:fldChar w:fldCharType="begin"/>
        </w:r>
      </w:del>
      <w:del w:id="1110" w:author="alan" w:date="2024-04-25T10:18:16Z">
        <w:r>
          <w:rPr>
            <w:rFonts w:hint="eastAsia"/>
            <w:vertAlign w:val="superscript"/>
            <w:lang w:val="en-US" w:eastAsia="zh-CN"/>
          </w:rPr>
          <w:delInstrText xml:space="preserve"> REF _Ref975248460 \r \h </w:delInstrText>
        </w:r>
      </w:del>
      <w:del w:id="1111" w:author="alan" w:date="2024-04-25T10:18:16Z">
        <w:r>
          <w:rPr>
            <w:rFonts w:hint="eastAsia"/>
            <w:vertAlign w:val="superscript"/>
            <w:lang w:val="en-US" w:eastAsia="zh-CN"/>
          </w:rPr>
          <w:fldChar w:fldCharType="separate"/>
        </w:r>
      </w:del>
      <w:del w:id="1112" w:author="alan" w:date="2024-04-25T10:18:16Z">
        <w:r>
          <w:rPr>
            <w:rFonts w:hint="eastAsia"/>
            <w:vertAlign w:val="superscript"/>
            <w:lang w:val="en-US" w:eastAsia="zh-CN"/>
          </w:rPr>
          <w:delText>[37]</w:delText>
        </w:r>
      </w:del>
      <w:del w:id="1113" w:author="alan" w:date="2024-04-25T10:18:16Z">
        <w:r>
          <w:rPr>
            <w:rFonts w:hint="eastAsia"/>
            <w:vertAlign w:val="superscript"/>
            <w:lang w:val="en-US" w:eastAsia="zh-CN"/>
          </w:rPr>
          <w:fldChar w:fldCharType="end"/>
        </w:r>
      </w:del>
      <w:del w:id="1114" w:author="alan" w:date="2024-04-25T10:18:16Z">
        <w:r>
          <w:rPr>
            <w:rFonts w:hint="eastAsia"/>
            <w:lang w:val="en-US" w:eastAsia="zh-CN"/>
          </w:rPr>
          <w:delText>。</w:delText>
        </w:r>
      </w:del>
    </w:p>
    <w:p>
      <w:pPr>
        <w:spacing w:before="181" w:beforeLines="50" w:after="181" w:afterLines="50" w:line="360" w:lineRule="auto"/>
        <w:ind w:firstLine="480" w:firstLineChars="200"/>
        <w:jc w:val="left"/>
        <w:rPr>
          <w:del w:id="1115" w:author="alan" w:date="2024-04-25T10:18:16Z"/>
        </w:rPr>
      </w:pPr>
      <w:del w:id="1116" w:author="alan" w:date="2024-04-25T10:18:16Z">
        <w:r>
          <w:rPr>
            <w:rFonts w:hint="eastAsia"/>
            <w:lang w:val="en-US" w:eastAsia="zh-CN"/>
          </w:rPr>
          <w:delText>从共水热固相产物炭的氮含量分析，随着温度的升高，水热炭中的固氮率相比于炭得率趋势大致相同，根据不同的反应温度条件，可以推断氮的结构在水热炭中发生了转变。然而在260℃时固氮率出现了回升的现象，这是由于固相产物炭中</w:delText>
        </w:r>
      </w:del>
      <w:del w:id="1117" w:author="alan" w:date="2024-04-25T10:18:16Z">
        <w:r>
          <w:rPr>
            <w:rFonts w:hint="eastAsia"/>
            <w:lang w:eastAsia="zh-CN"/>
          </w:rPr>
          <w:delText>氮的质量分数陡增造成的，其增幅甚至已经抵消了炭得率的减少现象。对于此现象，汪等人在对水热转化停留时间的研究中发现</w:delText>
        </w:r>
      </w:del>
      <w:del w:id="1118" w:author="alan" w:date="2024-04-25T10:18:16Z">
        <w:r>
          <w:rPr>
            <w:rFonts w:hint="eastAsia"/>
            <w:vertAlign w:val="superscript"/>
            <w:lang w:eastAsia="zh-CN"/>
          </w:rPr>
          <w:fldChar w:fldCharType="begin"/>
        </w:r>
      </w:del>
      <w:del w:id="1119" w:author="alan" w:date="2024-04-25T10:18:16Z">
        <w:r>
          <w:rPr>
            <w:rFonts w:hint="eastAsia"/>
            <w:vertAlign w:val="superscript"/>
            <w:lang w:eastAsia="zh-CN"/>
          </w:rPr>
          <w:delInstrText xml:space="preserve"> REF _Ref1858149727 \r \h </w:delInstrText>
        </w:r>
      </w:del>
      <w:del w:id="1120" w:author="alan" w:date="2024-04-25T10:18:16Z">
        <w:r>
          <w:rPr>
            <w:rFonts w:hint="eastAsia"/>
            <w:vertAlign w:val="superscript"/>
            <w:lang w:eastAsia="zh-CN"/>
          </w:rPr>
          <w:fldChar w:fldCharType="separate"/>
        </w:r>
      </w:del>
      <w:del w:id="1121" w:author="alan" w:date="2024-04-25T10:18:16Z">
        <w:r>
          <w:rPr>
            <w:rFonts w:hint="eastAsia"/>
            <w:vertAlign w:val="superscript"/>
            <w:lang w:eastAsia="zh-CN"/>
          </w:rPr>
          <w:delText>[38]</w:delText>
        </w:r>
      </w:del>
      <w:del w:id="1122" w:author="alan" w:date="2024-04-25T10:18:16Z">
        <w:r>
          <w:rPr>
            <w:rFonts w:hint="eastAsia"/>
            <w:vertAlign w:val="superscript"/>
            <w:lang w:eastAsia="zh-CN"/>
          </w:rPr>
          <w:fldChar w:fldCharType="end"/>
        </w:r>
      </w:del>
      <w:del w:id="1123" w:author="alan" w:date="2024-04-25T10:18:16Z">
        <w:r>
          <w:rPr>
            <w:rFonts w:hint="eastAsia"/>
            <w:lang w:eastAsia="zh-CN"/>
          </w:rPr>
          <w:delText>，在260℃下的长停留时间对氮质量分数和保留率的提高效果非常显著。根据分析，尽管木质素在这种条件下发生水解导致固相产率下降，但纤维素水解产生的液相产物，如糠醛等，通过聚合、缩合和芳构化作用得到增强</w:delText>
        </w:r>
      </w:del>
      <w:del w:id="1124" w:author="alan" w:date="2024-04-25T10:18:16Z">
        <w:r>
          <w:rPr>
            <w:rFonts w:hint="eastAsia"/>
            <w:vertAlign w:val="superscript"/>
            <w:lang w:eastAsia="zh-CN"/>
          </w:rPr>
          <w:fldChar w:fldCharType="begin"/>
        </w:r>
      </w:del>
      <w:del w:id="1125" w:author="alan" w:date="2024-04-25T10:18:16Z">
        <w:r>
          <w:rPr>
            <w:rFonts w:hint="eastAsia"/>
            <w:vertAlign w:val="superscript"/>
            <w:lang w:eastAsia="zh-CN"/>
          </w:rPr>
          <w:delInstrText xml:space="preserve"> REF _Ref344554991 \r \h </w:delInstrText>
        </w:r>
      </w:del>
      <w:del w:id="1126" w:author="alan" w:date="2024-04-25T10:18:16Z">
        <w:r>
          <w:rPr>
            <w:rFonts w:hint="eastAsia"/>
            <w:vertAlign w:val="superscript"/>
            <w:lang w:eastAsia="zh-CN"/>
          </w:rPr>
          <w:fldChar w:fldCharType="separate"/>
        </w:r>
      </w:del>
      <w:del w:id="1127" w:author="alan" w:date="2024-04-25T10:18:16Z">
        <w:r>
          <w:rPr>
            <w:rFonts w:hint="eastAsia"/>
            <w:vertAlign w:val="superscript"/>
            <w:lang w:eastAsia="zh-CN"/>
          </w:rPr>
          <w:delText>[39]</w:delText>
        </w:r>
      </w:del>
      <w:del w:id="1128" w:author="alan" w:date="2024-04-25T10:18:16Z">
        <w:r>
          <w:rPr>
            <w:rFonts w:hint="eastAsia"/>
            <w:vertAlign w:val="superscript"/>
            <w:lang w:eastAsia="zh-CN"/>
          </w:rPr>
          <w:fldChar w:fldCharType="end"/>
        </w:r>
      </w:del>
      <w:del w:id="1129" w:author="alan" w:date="2024-04-25T10:18:16Z">
        <w:r>
          <w:rPr>
            <w:rFonts w:hint="default"/>
            <w:vertAlign w:val="superscript"/>
            <w:lang w:val="en-US" w:eastAsia="zh-CN"/>
          </w:rPr>
          <w:delText>,</w:delText>
        </w:r>
      </w:del>
      <w:del w:id="1130" w:author="alan" w:date="2024-04-25T10:18:16Z">
        <w:r>
          <w:rPr>
            <w:rFonts w:hint="eastAsia"/>
            <w:vertAlign w:val="superscript"/>
            <w:lang w:eastAsia="zh-CN"/>
          </w:rPr>
          <w:fldChar w:fldCharType="begin"/>
        </w:r>
      </w:del>
      <w:del w:id="1131" w:author="alan" w:date="2024-04-25T10:18:16Z">
        <w:r>
          <w:rPr>
            <w:rFonts w:hint="eastAsia"/>
            <w:vertAlign w:val="superscript"/>
            <w:lang w:eastAsia="zh-CN"/>
          </w:rPr>
          <w:delInstrText xml:space="preserve"> REF _Ref1996914718 \r \h </w:delInstrText>
        </w:r>
      </w:del>
      <w:del w:id="1132" w:author="alan" w:date="2024-04-25T10:18:16Z">
        <w:r>
          <w:rPr>
            <w:rFonts w:hint="eastAsia"/>
            <w:vertAlign w:val="superscript"/>
            <w:lang w:eastAsia="zh-CN"/>
          </w:rPr>
          <w:fldChar w:fldCharType="separate"/>
        </w:r>
      </w:del>
      <w:del w:id="1133" w:author="alan" w:date="2024-04-25T10:18:16Z">
        <w:r>
          <w:rPr>
            <w:rFonts w:hint="eastAsia"/>
            <w:vertAlign w:val="superscript"/>
            <w:lang w:eastAsia="zh-CN"/>
          </w:rPr>
          <w:delText>[40]</w:delText>
        </w:r>
      </w:del>
      <w:del w:id="1134" w:author="alan" w:date="2024-04-25T10:18:16Z">
        <w:r>
          <w:rPr>
            <w:rFonts w:hint="eastAsia"/>
            <w:vertAlign w:val="superscript"/>
            <w:lang w:eastAsia="zh-CN"/>
          </w:rPr>
          <w:fldChar w:fldCharType="end"/>
        </w:r>
      </w:del>
      <w:del w:id="1135" w:author="alan" w:date="2024-04-25T10:18:16Z">
        <w:r>
          <w:rPr>
            <w:rFonts w:hint="eastAsia"/>
            <w:lang w:eastAsia="zh-CN"/>
          </w:rPr>
          <w:delText>，这导致部分游离的水解产物重新返回到固相中。仅在100℃下，停留时间亦对固相产物中氮的保留有着显著的影响，而在140℃时，温度扮演着主导的角色。据分析，在相对较低的温度条件下，水分子与纤维板中脲醛树脂分子链末端的羟甲基结合，导致其中的亚甲基键和酰胺键的解离，进而促成氮离子释放至液相</w:delText>
        </w:r>
      </w:del>
      <w:del w:id="1136" w:author="alan" w:date="2024-04-25T10:18:16Z">
        <w:r>
          <w:rPr>
            <w:rFonts w:hint="eastAsia"/>
            <w:vertAlign w:val="superscript"/>
            <w:lang w:eastAsia="zh-CN"/>
          </w:rPr>
          <w:fldChar w:fldCharType="begin"/>
        </w:r>
      </w:del>
      <w:del w:id="1137" w:author="alan" w:date="2024-04-25T10:18:16Z">
        <w:r>
          <w:rPr>
            <w:rFonts w:hint="eastAsia"/>
            <w:vertAlign w:val="superscript"/>
            <w:lang w:eastAsia="zh-CN"/>
          </w:rPr>
          <w:delInstrText xml:space="preserve"> REF _Ref1079532396 \r \h </w:delInstrText>
        </w:r>
      </w:del>
      <w:del w:id="1138" w:author="alan" w:date="2024-04-25T10:18:16Z">
        <w:r>
          <w:rPr>
            <w:rFonts w:hint="eastAsia"/>
            <w:vertAlign w:val="superscript"/>
            <w:lang w:eastAsia="zh-CN"/>
          </w:rPr>
          <w:fldChar w:fldCharType="separate"/>
        </w:r>
      </w:del>
      <w:del w:id="1139" w:author="alan" w:date="2024-04-25T10:18:16Z">
        <w:r>
          <w:rPr>
            <w:rFonts w:hint="eastAsia"/>
            <w:vertAlign w:val="superscript"/>
            <w:lang w:eastAsia="zh-CN"/>
          </w:rPr>
          <w:delText>[41]</w:delText>
        </w:r>
      </w:del>
      <w:del w:id="1140" w:author="alan" w:date="2024-04-25T10:18:16Z">
        <w:r>
          <w:rPr>
            <w:rFonts w:hint="eastAsia"/>
            <w:vertAlign w:val="superscript"/>
            <w:lang w:eastAsia="zh-CN"/>
          </w:rPr>
          <w:fldChar w:fldCharType="end"/>
        </w:r>
      </w:del>
      <w:del w:id="1141" w:author="alan" w:date="2024-04-25T10:18:16Z">
        <w:r>
          <w:rPr>
            <w:rFonts w:hint="default"/>
            <w:vertAlign w:val="superscript"/>
            <w:lang w:val="en-US" w:eastAsia="zh-CN"/>
          </w:rPr>
          <w:delText>,</w:delText>
        </w:r>
      </w:del>
      <w:del w:id="1142" w:author="alan" w:date="2024-04-25T10:18:16Z">
        <w:r>
          <w:rPr>
            <w:rFonts w:hint="eastAsia"/>
            <w:vertAlign w:val="superscript"/>
            <w:lang w:val="en-US" w:eastAsia="zh-CN"/>
          </w:rPr>
          <w:fldChar w:fldCharType="begin"/>
        </w:r>
      </w:del>
      <w:del w:id="1143" w:author="alan" w:date="2024-04-25T10:18:16Z">
        <w:r>
          <w:rPr>
            <w:rFonts w:hint="eastAsia"/>
            <w:vertAlign w:val="superscript"/>
            <w:lang w:val="en-US" w:eastAsia="zh-CN"/>
          </w:rPr>
          <w:delInstrText xml:space="preserve"> REF _Ref170529289 \r \h </w:delInstrText>
        </w:r>
      </w:del>
      <w:del w:id="1144" w:author="alan" w:date="2024-04-25T10:18:16Z">
        <w:r>
          <w:rPr>
            <w:rFonts w:hint="eastAsia"/>
            <w:vertAlign w:val="superscript"/>
            <w:lang w:val="en-US" w:eastAsia="zh-CN"/>
          </w:rPr>
          <w:fldChar w:fldCharType="separate"/>
        </w:r>
      </w:del>
      <w:del w:id="1145" w:author="alan" w:date="2024-04-25T10:18:16Z">
        <w:r>
          <w:rPr>
            <w:rFonts w:hint="eastAsia"/>
            <w:vertAlign w:val="superscript"/>
            <w:lang w:val="en-US" w:eastAsia="zh-CN"/>
          </w:rPr>
          <w:delText>[42]</w:delText>
        </w:r>
      </w:del>
      <w:del w:id="1146" w:author="alan" w:date="2024-04-25T10:18:16Z">
        <w:r>
          <w:rPr>
            <w:rFonts w:hint="eastAsia"/>
            <w:vertAlign w:val="superscript"/>
            <w:lang w:val="en-US" w:eastAsia="zh-CN"/>
          </w:rPr>
          <w:fldChar w:fldCharType="end"/>
        </w:r>
      </w:del>
      <w:del w:id="1147" w:author="alan" w:date="2024-04-25T10:18:16Z">
        <w:r>
          <w:rPr>
            <w:rFonts w:hint="eastAsia"/>
            <w:lang w:eastAsia="zh-CN"/>
          </w:rPr>
          <w:delText>，如此即可表明低温水热水热转化可有效去除纤维板中的绝大部分氮。</w:delText>
        </w:r>
      </w:del>
    </w:p>
    <w:p>
      <w:pPr>
        <w:pStyle w:val="4"/>
        <w:rPr>
          <w:ins w:id="1149" w:author="alan" w:date="2024-04-25T10:18:00Z"/>
          <w:rFonts w:hint="eastAsia"/>
          <w:i w:val="0"/>
          <w:iCs w:val="0"/>
          <w:vertAlign w:val="baseline"/>
          <w:lang w:val="en-US" w:eastAsia="zh-CN"/>
        </w:rPr>
        <w:pPrChange w:id="1148" w:author="alan" w:date="2024-04-25T10:20:49Z">
          <w:pPr>
            <w:pStyle w:val="5"/>
          </w:pPr>
        </w:pPrChange>
      </w:pPr>
      <w:ins w:id="1150" w:author="alan" w:date="2024-04-25T10:20:44Z">
        <w:r>
          <w:rPr>
            <w:rFonts w:hint="eastAsia"/>
            <w:i w:val="0"/>
            <w:iCs w:val="0"/>
            <w:vertAlign w:val="baseline"/>
            <w:lang w:val="en-US" w:eastAsia="zh-CN"/>
          </w:rPr>
          <w:t>3.1</w:t>
        </w:r>
      </w:ins>
      <w:ins w:id="1151" w:author="alan" w:date="2024-04-25T10:18:00Z">
        <w:r>
          <w:rPr>
            <w:rFonts w:hint="default"/>
            <w:i w:val="0"/>
            <w:iCs w:val="0"/>
            <w:vertAlign w:val="baseline"/>
            <w:lang w:val="en-US" w:eastAsia="zh-CN"/>
          </w:rPr>
          <w:t xml:space="preserve">  XPS</w:t>
        </w:r>
      </w:ins>
      <w:ins w:id="1152" w:author="alan" w:date="2024-04-25T10:18:00Z">
        <w:r>
          <w:rPr>
            <w:rFonts w:hint="eastAsia"/>
            <w:i w:val="0"/>
            <w:iCs w:val="0"/>
            <w:vertAlign w:val="baseline"/>
            <w:lang w:val="en-US" w:eastAsia="zh-CN"/>
          </w:rPr>
          <w:t>测试</w:t>
        </w:r>
      </w:ins>
    </w:p>
    <w:p>
      <w:pPr>
        <w:spacing w:before="181" w:beforeLines="50" w:after="181" w:afterLines="50" w:line="360" w:lineRule="auto"/>
        <w:ind w:firstLine="480" w:firstLineChars="200"/>
        <w:rPr>
          <w:ins w:id="1153" w:author="alan" w:date="2024-04-25T10:18:00Z"/>
          <w:rFonts w:hint="default" w:eastAsia="SimSun"/>
          <w:szCs w:val="24"/>
          <w:lang w:bidi="ar"/>
        </w:rPr>
      </w:pPr>
      <w:ins w:id="1154" w:author="alan" w:date="2024-04-25T10:18:00Z">
        <w:r>
          <w:rPr>
            <w:rFonts w:hint="eastAsia" w:eastAsia="SimSun"/>
            <w:szCs w:val="24"/>
            <w:lang w:eastAsia="zh-CN" w:bidi="ar"/>
          </w:rPr>
          <w:t>采用</w:t>
        </w:r>
      </w:ins>
      <w:ins w:id="1155" w:author="alan" w:date="2024-04-25T10:18:00Z">
        <w:r>
          <w:rPr>
            <w:rFonts w:hint="eastAsia" w:eastAsia="SimSun"/>
            <w:szCs w:val="24"/>
            <w:lang w:bidi="ar"/>
          </w:rPr>
          <w:t>美国Thermo Scientific K-Alpha</w:t>
        </w:r>
      </w:ins>
      <w:ins w:id="1156" w:author="alan" w:date="2024-04-25T10:18:00Z">
        <w:r>
          <w:rPr>
            <w:rFonts w:hint="eastAsia" w:eastAsia="SimSun"/>
            <w:szCs w:val="24"/>
            <w:lang w:eastAsia="zh-CN" w:bidi="ar"/>
          </w:rPr>
          <w:t>公司</w:t>
        </w:r>
      </w:ins>
      <w:ins w:id="1157" w:author="alan" w:date="2024-04-25T10:18:00Z">
        <w:r>
          <w:rPr>
            <w:rFonts w:hint="eastAsia" w:eastAsia="SimSun"/>
            <w:szCs w:val="24"/>
            <w:lang w:bidi="ar"/>
          </w:rPr>
          <w:t>的X射线光电子能谱</w:t>
        </w:r>
      </w:ins>
      <w:ins w:id="1158" w:author="alan" w:date="2024-04-25T10:18:00Z">
        <w:r>
          <w:rPr>
            <w:rFonts w:hint="eastAsia" w:eastAsia="SimSun"/>
            <w:szCs w:val="24"/>
            <w:lang w:eastAsia="zh-CN" w:bidi="ar"/>
          </w:rPr>
          <w:t>仪（</w:t>
        </w:r>
      </w:ins>
      <w:ins w:id="1159" w:author="alan" w:date="2024-04-25T10:18:00Z">
        <w:r>
          <w:rPr>
            <w:rFonts w:hint="eastAsia" w:eastAsia="SimSun"/>
            <w:szCs w:val="24"/>
            <w:lang w:bidi="ar"/>
          </w:rPr>
          <w:t>XPS</w:t>
        </w:r>
      </w:ins>
      <w:ins w:id="1160" w:author="alan" w:date="2024-04-25T10:18:00Z">
        <w:r>
          <w:rPr>
            <w:rFonts w:hint="eastAsia" w:eastAsia="SimSun"/>
            <w:szCs w:val="24"/>
            <w:lang w:eastAsia="zh-CN" w:bidi="ar"/>
          </w:rPr>
          <w:t>）</w:t>
        </w:r>
      </w:ins>
      <w:ins w:id="1161" w:author="alan" w:date="2024-04-25T10:18:00Z">
        <w:r>
          <w:rPr>
            <w:rFonts w:hint="eastAsia" w:eastAsia="SimSun"/>
            <w:szCs w:val="24"/>
            <w:lang w:bidi="ar"/>
          </w:rPr>
          <w:t>研究固相产物的表面氮官能团的结构和组成。XPS光谱中的结合能</w:t>
        </w:r>
      </w:ins>
      <w:ins w:id="1162" w:author="alan" w:date="2024-04-25T10:18:00Z">
        <w:r>
          <w:rPr>
            <w:rFonts w:hint="eastAsia" w:eastAsia="SimSun"/>
            <w:szCs w:val="24"/>
            <w:lang w:eastAsia="zh-CN" w:bidi="ar"/>
          </w:rPr>
          <w:t>（</w:t>
        </w:r>
      </w:ins>
      <w:ins w:id="1163" w:author="alan" w:date="2024-04-25T10:18:00Z">
        <w:r>
          <w:rPr>
            <w:rFonts w:hint="eastAsia" w:eastAsia="SimSun"/>
            <w:szCs w:val="24"/>
            <w:lang w:val="en-US" w:eastAsia="zh-CN" w:bidi="ar"/>
          </w:rPr>
          <w:t>Binding Energy</w:t>
        </w:r>
      </w:ins>
      <w:ins w:id="1164" w:author="alan" w:date="2024-04-25T10:18:00Z">
        <w:r>
          <w:rPr>
            <w:rFonts w:hint="eastAsia" w:eastAsia="SimSun"/>
            <w:szCs w:val="24"/>
            <w:lang w:eastAsia="zh-CN" w:bidi="ar"/>
          </w:rPr>
          <w:t>）是</w:t>
        </w:r>
      </w:ins>
      <w:ins w:id="1165" w:author="alan" w:date="2024-04-25T10:18:00Z">
        <w:r>
          <w:rPr>
            <w:rFonts w:hint="eastAsia" w:eastAsia="SimSun"/>
            <w:szCs w:val="24"/>
            <w:lang w:bidi="ar"/>
          </w:rPr>
          <w:t>通过将外来的碳污染结合能（284.8eV）和碳高分辨谱（C1s）峰值结合能作为参考标准，对氮高分辨谱（N1s）进行电荷</w:t>
        </w:r>
      </w:ins>
      <w:ins w:id="1166" w:author="alan" w:date="2024-04-25T10:18:00Z">
        <w:r>
          <w:rPr>
            <w:rFonts w:hint="eastAsia" w:eastAsia="SimSun"/>
            <w:szCs w:val="24"/>
            <w:lang w:eastAsia="zh-CN" w:bidi="ar"/>
          </w:rPr>
          <w:t>校准</w:t>
        </w:r>
      </w:ins>
      <w:ins w:id="1167" w:author="alan" w:date="2024-04-25T10:18:00Z">
        <w:r>
          <w:rPr>
            <w:rFonts w:hint="eastAsia" w:eastAsia="SimSun"/>
            <w:szCs w:val="24"/>
            <w:lang w:bidi="ar"/>
          </w:rPr>
          <w:t>。然后，将校正后的数据导入XPSPEAK软件进行分峰拟合处理。在该过程中，高斯-洛伦兹参数固定为20%。</w:t>
        </w:r>
      </w:ins>
      <w:ins w:id="1168" w:author="alan" w:date="2024-04-25T10:18:00Z">
        <w:r>
          <w:rPr>
            <w:rFonts w:hint="eastAsia" w:eastAsia="SimSun"/>
            <w:szCs w:val="24"/>
            <w:lang w:eastAsia="zh-CN" w:bidi="ar"/>
          </w:rPr>
          <w:t>分别对</w:t>
        </w:r>
      </w:ins>
      <w:ins w:id="1169" w:author="alan" w:date="2024-04-25T10:18:00Z">
        <w:r>
          <w:rPr>
            <w:rFonts w:hint="eastAsia"/>
            <w:lang w:val="en-US" w:eastAsia="zh-CN"/>
          </w:rPr>
          <w:t>180、200、220、240、260、280</w:t>
        </w:r>
      </w:ins>
      <w:ins w:id="1170" w:author="alan" w:date="2024-04-25T10:18:00Z">
        <w:r>
          <w:rPr>
            <w:rFonts w:hint="default" w:ascii="宋体" w:hAnsi="宋体"/>
            <w:lang w:val="en-US" w:eastAsia="zh-CN"/>
          </w:rPr>
          <w:t>℃</w:t>
        </w:r>
      </w:ins>
      <w:ins w:id="1171" w:author="alan" w:date="2024-04-25T10:18:00Z">
        <w:r>
          <w:rPr>
            <w:rFonts w:hint="eastAsia" w:ascii="宋体" w:hAnsi="宋体"/>
            <w:lang w:val="en-US" w:eastAsia="zh-CN"/>
          </w:rPr>
          <w:t>的共水热固相</w:t>
        </w:r>
      </w:ins>
      <w:ins w:id="1172" w:author="alan" w:date="2024-04-25T10:18:00Z">
        <w:r>
          <w:rPr>
            <w:rFonts w:hint="eastAsia" w:ascii="Times New Roman" w:hAnsi="Times New Roman" w:eastAsia="SimSun"/>
            <w:szCs w:val="24"/>
            <w:lang w:val="en-US" w:eastAsia="zh-CN" w:bidi="ar"/>
          </w:rPr>
          <w:t>产物炭进行XPS测试</w:t>
        </w:r>
      </w:ins>
      <w:ins w:id="1173" w:author="alan" w:date="2024-04-25T10:18:00Z">
        <w:r>
          <w:rPr>
            <w:rFonts w:hint="eastAsia" w:eastAsia="SimSun"/>
            <w:szCs w:val="24"/>
            <w:lang w:val="en-US" w:eastAsia="zh-CN" w:bidi="ar"/>
          </w:rPr>
          <w:t>，并分别为</w:t>
        </w:r>
      </w:ins>
      <w:ins w:id="1174" w:author="alan" w:date="2024-04-25T10:18:00Z">
        <w:r>
          <w:rPr>
            <w:rFonts w:hint="eastAsia" w:eastAsia="SimSun"/>
            <w:szCs w:val="24"/>
            <w:lang w:bidi="ar"/>
          </w:rPr>
          <w:t>N-6</w:t>
        </w:r>
      </w:ins>
      <w:ins w:id="1175" w:author="alan" w:date="2024-04-25T10:18:00Z">
        <w:r>
          <w:rPr>
            <w:rFonts w:hint="eastAsia" w:eastAsia="SimSun"/>
            <w:szCs w:val="24"/>
            <w:lang w:eastAsia="zh-CN" w:bidi="ar"/>
          </w:rPr>
          <w:t>、</w:t>
        </w:r>
      </w:ins>
      <w:ins w:id="1176" w:author="alan" w:date="2024-04-25T10:18:00Z">
        <w:r>
          <w:rPr>
            <w:rFonts w:hint="eastAsia" w:eastAsia="SimSun"/>
            <w:szCs w:val="24"/>
            <w:lang w:bidi="ar"/>
          </w:rPr>
          <w:t>N-A</w:t>
        </w:r>
      </w:ins>
      <w:ins w:id="1177" w:author="alan" w:date="2024-04-25T10:18:00Z">
        <w:r>
          <w:rPr>
            <w:rFonts w:hint="eastAsia" w:eastAsia="SimSun"/>
            <w:szCs w:val="24"/>
            <w:lang w:eastAsia="zh-CN" w:bidi="ar"/>
          </w:rPr>
          <w:t>、</w:t>
        </w:r>
      </w:ins>
      <w:ins w:id="1178" w:author="alan" w:date="2024-04-25T10:18:00Z">
        <w:r>
          <w:rPr>
            <w:rFonts w:hint="eastAsia" w:eastAsia="SimSun"/>
            <w:szCs w:val="24"/>
            <w:lang w:bidi="ar"/>
          </w:rPr>
          <w:t>N-5</w:t>
        </w:r>
      </w:ins>
      <w:ins w:id="1179" w:author="alan" w:date="2024-04-25T10:18:00Z">
        <w:r>
          <w:rPr>
            <w:rFonts w:hint="eastAsia" w:eastAsia="SimSun"/>
            <w:szCs w:val="24"/>
            <w:lang w:eastAsia="zh-CN" w:bidi="ar"/>
          </w:rPr>
          <w:t>、</w:t>
        </w:r>
      </w:ins>
      <w:ins w:id="1180" w:author="alan" w:date="2024-04-25T10:18:00Z">
        <w:r>
          <w:rPr>
            <w:rFonts w:hint="eastAsia" w:eastAsia="SimSun"/>
            <w:szCs w:val="24"/>
            <w:lang w:bidi="ar"/>
          </w:rPr>
          <w:t>N-</w:t>
        </w:r>
      </w:ins>
      <w:ins w:id="1181" w:author="alan" w:date="2024-04-25T10:18:00Z">
        <w:r>
          <w:rPr>
            <w:rFonts w:hint="eastAsia" w:eastAsia="SimSun"/>
            <w:szCs w:val="24"/>
            <w:lang w:val="en-US" w:eastAsia="zh-CN" w:bidi="ar"/>
          </w:rPr>
          <w:t>Q官能团加峰表征，相关分析结果见图</w:t>
        </w:r>
      </w:ins>
      <w:ins w:id="1182" w:author="alan" w:date="2024-04-25T10:18:00Z">
        <w:r>
          <w:rPr>
            <w:rFonts w:hint="default" w:eastAsia="SimSun"/>
            <w:szCs w:val="24"/>
            <w:lang w:val="en-US" w:eastAsia="zh-CN" w:bidi="ar"/>
          </w:rPr>
          <w:t>4</w:t>
        </w:r>
      </w:ins>
      <w:ins w:id="1183" w:author="alan" w:date="2024-04-25T10:18:00Z">
        <w:r>
          <w:rPr>
            <w:rFonts w:hint="eastAsia" w:eastAsia="SimSun"/>
            <w:szCs w:val="24"/>
            <w:lang w:val="en-US" w:eastAsia="zh-CN" w:bidi="ar"/>
          </w:rPr>
          <w:t>。</w:t>
        </w:r>
      </w:ins>
    </w:p>
    <w:p>
      <w:pPr>
        <w:ind w:firstLine="0" w:firstLineChars="0"/>
        <w:jc w:val="center"/>
        <w:rPr>
          <w:ins w:id="1184" w:author="alan" w:date="2024-04-25T10:18:00Z"/>
        </w:rPr>
      </w:pPr>
      <w:ins w:id="1185" w:author="alan" w:date="2024-04-25T11:43:06Z">
        <w:r>
          <w:rPr/>
          <w:drawing>
            <wp:inline distT="0" distB="0" distL="114300" distR="114300">
              <wp:extent cx="5572125" cy="5681980"/>
              <wp:effectExtent l="0" t="0" r="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572125" cy="5681980"/>
                      </a:xfrm>
                      <a:prstGeom prst="rect">
                        <a:avLst/>
                      </a:prstGeom>
                      <a:noFill/>
                      <a:ln>
                        <a:noFill/>
                      </a:ln>
                    </pic:spPr>
                  </pic:pic>
                </a:graphicData>
              </a:graphic>
            </wp:inline>
          </w:drawing>
        </w:r>
      </w:ins>
    </w:p>
    <w:p>
      <w:pPr>
        <w:ind w:firstLine="480" w:firstLineChars="200"/>
        <w:jc w:val="center"/>
        <w:rPr>
          <w:ins w:id="1187" w:author="alan" w:date="2024-04-25T10:18:00Z"/>
          <w:rFonts w:hint="default"/>
          <w:lang w:val="en-US" w:eastAsia="zh-CN"/>
        </w:rPr>
      </w:pPr>
    </w:p>
    <w:p>
      <w:pPr>
        <w:ind w:firstLine="480" w:firstLineChars="200"/>
        <w:jc w:val="center"/>
        <w:rPr>
          <w:ins w:id="1188" w:author="alan" w:date="2024-04-25T10:18:00Z"/>
          <w:rFonts w:hint="eastAsia"/>
          <w:lang w:val="en-US" w:eastAsia="zh-CN"/>
        </w:rPr>
      </w:pPr>
      <w:ins w:id="1189" w:author="alan" w:date="2024-04-25T10:18:00Z">
        <w:r>
          <w:rPr>
            <w:rFonts w:hint="eastAsia"/>
            <w:lang w:val="en-US" w:eastAsia="zh-CN"/>
          </w:rPr>
          <w:t>图</w:t>
        </w:r>
      </w:ins>
      <w:ins w:id="1190" w:author="alan" w:date="2024-04-25T10:18:00Z">
        <w:r>
          <w:rPr>
            <w:rFonts w:hint="default"/>
            <w:lang w:val="en-US" w:eastAsia="zh-CN"/>
          </w:rPr>
          <w:t>4</w:t>
        </w:r>
      </w:ins>
      <w:ins w:id="1191" w:author="alan" w:date="2024-04-25T10:18:00Z">
        <w:r>
          <w:rPr>
            <w:rFonts w:hint="eastAsia"/>
            <w:lang w:val="en-US" w:eastAsia="zh-CN"/>
          </w:rPr>
          <w:t xml:space="preserve">  XPS对共水热固相产物分析结果</w:t>
        </w:r>
      </w:ins>
    </w:p>
    <w:p>
      <w:pPr>
        <w:ind w:firstLine="480" w:firstLineChars="200"/>
        <w:jc w:val="center"/>
        <w:rPr>
          <w:ins w:id="1192" w:author="alan" w:date="2024-04-25T11:43:17Z"/>
          <w:rFonts w:hint="default"/>
          <w:lang w:val="en-US" w:eastAsia="zh-CN"/>
        </w:rPr>
      </w:pPr>
      <w:ins w:id="1193" w:author="alan" w:date="2024-04-25T10:18:00Z">
        <w:r>
          <w:rPr>
            <w:rFonts w:hint="default"/>
            <w:lang w:val="en-US" w:eastAsia="zh-CN"/>
          </w:rPr>
          <w:t>Fig.4  Results of the solid-phase analysis of the co-hydrothermal product obtained using XPS</w:t>
        </w:r>
      </w:ins>
    </w:p>
    <w:p>
      <w:pPr>
        <w:ind w:firstLine="480" w:firstLineChars="200"/>
        <w:jc w:val="center"/>
        <w:rPr>
          <w:ins w:id="1194" w:author="alan" w:date="2024-04-25T10:18:00Z"/>
          <w:rFonts w:hint="default"/>
          <w:lang w:val="en-US" w:eastAsia="zh-CN"/>
        </w:rPr>
      </w:pPr>
    </w:p>
    <w:p>
      <w:pPr>
        <w:pStyle w:val="4"/>
        <w:ind w:firstLine="480" w:firstLineChars="200"/>
        <w:rPr>
          <w:ins w:id="1196" w:author="alan" w:date="2024-04-25T13:45:35Z"/>
          <w:rFonts w:hint="default"/>
          <w:lang w:val="en-US" w:eastAsia="zh-CN"/>
        </w:rPr>
        <w:pPrChange w:id="1195" w:author="alan" w:date="2024-04-25T13:45:40Z">
          <w:pPr>
            <w:pStyle w:val="4"/>
          </w:pPr>
        </w:pPrChange>
      </w:pPr>
      <w:ins w:id="1197" w:author="alan" w:date="2024-04-25T13:45:43Z">
        <w:r>
          <w:rPr>
            <w:rFonts w:hint="eastAsia" w:eastAsia="SimSun"/>
            <w:szCs w:val="24"/>
            <w:lang w:eastAsia="zh-CN" w:bidi="ar"/>
          </w:rPr>
          <w:t>其中，</w:t>
        </w:r>
      </w:ins>
      <w:ins w:id="1198" w:author="alan" w:date="2024-04-25T13:45:36Z">
        <w:r>
          <w:rPr>
            <w:rFonts w:hint="eastAsia" w:eastAsia="SimSun"/>
            <w:szCs w:val="24"/>
            <w:lang w:bidi="ar"/>
          </w:rPr>
          <w:t>对于氮官能团的结合能范围，吡啶类N-6为398.9±0.3eV，胺氮类N-A为399.8±0.4eV，吡咯类N-5为400.6±0.3eV，季氮类N-Q为401.4±0.3eV。</w:t>
        </w:r>
      </w:ins>
    </w:p>
    <w:p>
      <w:pPr>
        <w:pStyle w:val="4"/>
        <w:rPr>
          <w:rFonts w:hint="eastAsia"/>
        </w:rPr>
      </w:pPr>
      <w:del w:id="1199" w:author="alan" w:date="2024-04-25T01:12:04Z">
        <w:r>
          <w:rPr>
            <w:rFonts w:hint="default"/>
            <w:lang w:val="en-US" w:eastAsia="zh-CN"/>
          </w:rPr>
          <w:delText>6</w:delText>
        </w:r>
      </w:del>
      <w:ins w:id="1200" w:author="alan" w:date="2024-04-25T01:12:04Z">
        <w:r>
          <w:rPr>
            <w:rFonts w:hint="eastAsia"/>
            <w:lang w:val="en-US" w:eastAsia="zh-CN"/>
          </w:rPr>
          <w:t>3</w:t>
        </w:r>
      </w:ins>
      <w:r>
        <w:rPr>
          <w:rFonts w:hint="eastAsia"/>
          <w:lang w:val="en-US" w:eastAsia="zh-CN"/>
        </w:rPr>
        <w:t xml:space="preserve">.3  </w:t>
      </w:r>
      <w:r>
        <w:rPr>
          <w:rFonts w:hint="eastAsia"/>
          <w:lang w:eastAsia="zh-CN"/>
        </w:rPr>
        <w:t>木糖与水热液反应</w:t>
      </w:r>
      <w:r>
        <w:rPr>
          <w:rFonts w:hint="default"/>
        </w:rPr>
        <w:t>固相</w:t>
      </w:r>
      <w:r>
        <w:rPr>
          <w:rFonts w:hint="eastAsia"/>
          <w:lang w:eastAsia="zh-CN"/>
        </w:rPr>
        <w:t>产物</w:t>
      </w:r>
      <w:r>
        <w:rPr>
          <w:rFonts w:hint="default"/>
        </w:rPr>
        <w:t>氮官能团结构转化</w:t>
      </w:r>
      <w:r>
        <w:rPr>
          <w:rFonts w:hint="eastAsia"/>
          <w:lang w:eastAsia="zh-CN"/>
        </w:rPr>
        <w:t>特性</w:t>
      </w:r>
    </w:p>
    <w:p>
      <w:pPr>
        <w:spacing w:before="181" w:beforeLines="50" w:after="181" w:afterLines="50" w:line="360" w:lineRule="auto"/>
        <w:ind w:firstLine="480" w:firstLineChars="200"/>
        <w:jc w:val="left"/>
        <w:rPr>
          <w:del w:id="1201" w:author="alan" w:date="2024-04-25T13:47:10Z"/>
          <w:rFonts w:hint="default"/>
          <w:lang w:val="en-US"/>
        </w:rPr>
      </w:pPr>
      <w:r>
        <w:rPr>
          <w:rFonts w:hint="eastAsia"/>
        </w:rPr>
        <w:t>根据XPS谱图中不同氮官能团的峰面积，可以计算出各氮官能团的比例。具体的结果展示在图</w:t>
      </w:r>
      <w:r>
        <w:rPr>
          <w:rFonts w:hint="eastAsia"/>
          <w:lang w:eastAsia="zh-CN"/>
        </w:rPr>
        <w:t>7</w:t>
      </w:r>
      <w:r>
        <w:rPr>
          <w:rFonts w:hint="eastAsia"/>
        </w:rPr>
        <w:t>中。在纤维板中，氮主要由脲醛树脂引入，其结构为聚酰胺。因此，在</w:t>
      </w:r>
      <w:r>
        <w:rPr>
          <w:rFonts w:hint="eastAsia"/>
          <w:lang w:eastAsia="zh-CN"/>
        </w:rPr>
        <w:t>纤维板</w:t>
      </w:r>
      <w:r>
        <w:rPr>
          <w:rFonts w:hint="eastAsia"/>
        </w:rPr>
        <w:t>原料中只存在N-A氮官能团。</w:t>
      </w:r>
      <w:r>
        <w:rPr>
          <w:rFonts w:hint="eastAsia"/>
          <w:lang w:eastAsia="zh-CN"/>
        </w:rPr>
        <w:t>汪等人在对氮官能团转化的研究中发现</w:t>
      </w:r>
      <w:r>
        <w:rPr>
          <w:rFonts w:hint="eastAsia"/>
          <w:vertAlign w:val="superscript"/>
          <w:lang w:eastAsia="zh-CN"/>
        </w:rPr>
        <w:fldChar w:fldCharType="begin"/>
      </w:r>
      <w:r>
        <w:rPr>
          <w:rFonts w:hint="eastAsia"/>
          <w:vertAlign w:val="superscript"/>
          <w:lang w:eastAsia="zh-CN"/>
        </w:rPr>
        <w:instrText xml:space="preserve"> REF _Ref1858149727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lang w:eastAsia="zh-CN"/>
        </w:rPr>
        <w:t>，在共水热温度达到180℃之前，酰胺氮结构在</w:t>
      </w:r>
      <w:r>
        <w:rPr>
          <w:rFonts w:hint="eastAsia"/>
          <w:lang w:val="en-US" w:eastAsia="zh-CN"/>
        </w:rPr>
        <w:t>100</w:t>
      </w:r>
      <w:r>
        <w:rPr>
          <w:rFonts w:hint="eastAsia"/>
          <w:lang w:eastAsia="zh-CN"/>
        </w:rPr>
        <w:t>℃</w:t>
      </w:r>
      <w:r>
        <w:rPr>
          <w:rFonts w:hint="eastAsia"/>
          <w:lang w:val="en-US" w:eastAsia="zh-CN"/>
        </w:rPr>
        <w:t xml:space="preserve"> - 140</w:t>
      </w:r>
      <w:r>
        <w:rPr>
          <w:rFonts w:hint="eastAsia"/>
          <w:lang w:eastAsia="zh-CN"/>
        </w:rPr>
        <w:t>℃的温度区间内没有发生转变。因此，本次实验注重研究</w:t>
      </w:r>
      <w:r>
        <w:rPr>
          <w:rFonts w:hint="eastAsia"/>
          <w:lang w:val="en-US" w:eastAsia="zh-CN"/>
        </w:rPr>
        <w:t>180</w:t>
      </w:r>
      <w:r>
        <w:rPr>
          <w:rFonts w:hint="eastAsia"/>
          <w:lang w:eastAsia="zh-CN"/>
        </w:rPr>
        <w:t>℃</w:t>
      </w:r>
      <w:r>
        <w:rPr>
          <w:rFonts w:hint="eastAsia"/>
          <w:lang w:val="en-US" w:eastAsia="zh-CN"/>
        </w:rPr>
        <w:t>-280</w:t>
      </w:r>
      <w:r>
        <w:rPr>
          <w:rFonts w:hint="eastAsia"/>
          <w:lang w:eastAsia="zh-CN"/>
        </w:rPr>
        <w:t>℃间的各项杂环氮在共热反应固相产物炭中的占比情况，以分析氮转化过程中的稳定性及其变化趋势。</w:t>
      </w:r>
    </w:p>
    <w:p>
      <w:pPr>
        <w:spacing w:before="181" w:beforeLines="50" w:after="181" w:afterLines="50" w:line="360" w:lineRule="auto"/>
        <w:ind w:firstLine="480" w:firstLineChars="200"/>
        <w:jc w:val="left"/>
        <w:rPr>
          <w:rFonts w:hint="eastAsia" w:eastAsia="宋体"/>
          <w:lang w:val="en-US" w:eastAsia="zh-CN"/>
        </w:rPr>
      </w:pPr>
    </w:p>
    <w:p>
      <w:pPr>
        <w:spacing w:before="181" w:beforeLines="50" w:after="181" w:afterLines="50" w:line="360" w:lineRule="auto"/>
        <w:ind w:firstLine="0" w:firstLineChars="0"/>
        <w:jc w:val="center"/>
      </w:pPr>
      <w:ins w:id="1202" w:author="alan" w:date="2024-04-25T11:47:13Z">
        <w:r>
          <w:rPr/>
          <w:drawing>
            <wp:inline distT="0" distB="0" distL="114300" distR="114300">
              <wp:extent cx="3423285" cy="2735580"/>
              <wp:effectExtent l="0" t="0" r="5715" b="107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1"/>
                      <a:stretch>
                        <a:fillRect/>
                      </a:stretch>
                    </pic:blipFill>
                    <pic:spPr>
                      <a:xfrm>
                        <a:off x="0" y="0"/>
                        <a:ext cx="3423285" cy="2735580"/>
                      </a:xfrm>
                      <a:prstGeom prst="rect">
                        <a:avLst/>
                      </a:prstGeom>
                      <a:noFill/>
                      <a:ln>
                        <a:noFill/>
                      </a:ln>
                    </pic:spPr>
                  </pic:pic>
                </a:graphicData>
              </a:graphic>
            </wp:inline>
          </w:drawing>
        </w:r>
      </w:ins>
      <w:del w:id="1204" w:author="alan" w:date="2024-04-25T11:47:12Z">
        <w:r>
          <w:rPr/>
          <w:drawing>
            <wp:inline distT="0" distB="0" distL="114300" distR="114300">
              <wp:extent cx="3406140" cy="2747010"/>
              <wp:effectExtent l="0" t="0" r="6985" b="1524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3406140" cy="2747010"/>
                      </a:xfrm>
                      <a:prstGeom prst="rect">
                        <a:avLst/>
                      </a:prstGeom>
                      <a:noFill/>
                      <a:ln>
                        <a:noFill/>
                      </a:ln>
                    </pic:spPr>
                  </pic:pic>
                </a:graphicData>
              </a:graphic>
            </wp:inline>
          </w:drawing>
        </w:r>
      </w:del>
    </w:p>
    <w:p>
      <w:pPr>
        <w:ind w:firstLine="0" w:firstLineChars="0"/>
        <w:jc w:val="center"/>
        <w:rPr>
          <w:rFonts w:hint="default"/>
          <w:lang w:val="en-US" w:eastAsia="zh-CN"/>
        </w:rPr>
      </w:pPr>
      <w:r>
        <w:rPr>
          <w:rFonts w:hint="eastAsia"/>
          <w:lang w:val="en-US" w:eastAsia="zh-CN"/>
        </w:rPr>
        <w:t>图</w:t>
      </w:r>
      <w:r>
        <w:rPr>
          <w:rFonts w:hint="default"/>
          <w:lang w:val="en-US" w:eastAsia="zh-CN"/>
        </w:rPr>
        <w:t>8</w:t>
      </w:r>
      <w:r>
        <w:rPr>
          <w:rFonts w:hint="eastAsia"/>
          <w:lang w:val="en-US" w:eastAsia="zh-CN"/>
        </w:rPr>
        <w:t xml:space="preserve">  木糖与水热液反应固相产物不同氮官能团占比</w:t>
      </w:r>
    </w:p>
    <w:p>
      <w:pPr>
        <w:ind w:firstLine="0" w:firstLineChars="0"/>
        <w:jc w:val="center"/>
        <w:rPr>
          <w:rFonts w:hint="default"/>
          <w:lang w:val="en-US" w:eastAsia="zh-CN"/>
        </w:rPr>
      </w:pPr>
      <w:r>
        <w:rPr>
          <w:rFonts w:hint="default"/>
          <w:lang w:val="en-US" w:eastAsia="zh-CN"/>
        </w:rPr>
        <w:t>Fig.8  Nitrogen functional group ratios in the solid-phase products of xylose and hydrothermal solution reaction</w:t>
      </w:r>
    </w:p>
    <w:p>
      <w:pPr>
        <w:spacing w:before="181" w:beforeLines="50" w:after="181" w:afterLines="50" w:line="360" w:lineRule="auto"/>
        <w:ind w:firstLine="0" w:firstLineChars="0"/>
        <w:jc w:val="center"/>
        <w:rPr>
          <w:rFonts w:hint="eastAsia"/>
        </w:rPr>
      </w:pPr>
    </w:p>
    <w:p>
      <w:pPr>
        <w:spacing w:before="181" w:beforeLines="50" w:after="181" w:afterLines="50" w:line="360" w:lineRule="auto"/>
        <w:ind w:firstLine="480" w:firstLineChars="200"/>
        <w:jc w:val="left"/>
        <w:rPr>
          <w:rFonts w:hint="eastAsia"/>
        </w:rPr>
      </w:pPr>
      <w:ins w:id="1206" w:author="alan" w:date="2024-04-25T14:04:12Z">
        <w:r>
          <w:rPr>
            <w:rFonts w:hint="eastAsia"/>
            <w:lang w:eastAsia="zh-CN"/>
          </w:rPr>
          <w:t>汪等人</w:t>
        </w:r>
      </w:ins>
      <w:r>
        <w:rPr>
          <w:rFonts w:hint="eastAsia"/>
        </w:rPr>
        <w:t>根据之前的实验</w:t>
      </w:r>
      <w:ins w:id="1207" w:author="alan" w:date="2024-04-25T14:04:18Z">
        <w:r>
          <w:rPr>
            <w:rFonts w:hint="eastAsia"/>
            <w:lang w:eastAsia="zh-CN"/>
          </w:rPr>
          <w:t>以及</w:t>
        </w:r>
      </w:ins>
      <w:del w:id="1208" w:author="alan" w:date="2024-04-25T14:04:17Z">
        <w:r>
          <w:rPr>
            <w:rFonts w:hint="eastAsia"/>
          </w:rPr>
          <w:delText>，</w:delText>
        </w:r>
      </w:del>
      <w:r>
        <w:rPr>
          <w:rFonts w:hint="eastAsia"/>
        </w:rPr>
        <w:t>固相氮保留率提高的结果，可以推测在固相中氮可能有三种迁移转化的路径。路径1是胶黏剂聚酰胺氮自身的聚合转化；路径2是由液相中的游离氮与木质纤维素固相结构中的活性位反应，使氮从液相迁移到固相，然后通过固相产物的聚合、缩合以及芳构化反应转化为杂环氮；路径3是液相中游离的氮与木质纤维素水解液反应，然后通过聚合、缩合等反应再次回到固相，这个过程伴随着杂环氮的转化生成。</w:t>
      </w:r>
    </w:p>
    <w:p>
      <w:pPr>
        <w:spacing w:before="181" w:beforeLines="50" w:after="181" w:afterLines="50" w:line="360" w:lineRule="auto"/>
        <w:ind w:firstLine="480" w:firstLineChars="200"/>
        <w:jc w:val="left"/>
        <w:rPr>
          <w:ins w:id="1209" w:author="alan" w:date="2024-04-25T01:03:59Z"/>
          <w:rFonts w:hint="default"/>
          <w:lang w:val="en-US" w:eastAsia="zh-CN"/>
        </w:rPr>
      </w:pPr>
      <w:r>
        <w:rPr>
          <w:rFonts w:hint="eastAsia"/>
        </w:rPr>
        <w:t>固相N-A质量分数的变化与水热温度呈现一定的关系。尤其是在30 min停留时间的条件下，在220℃和260℃的温度下，N-A的含量明显增加，而在180℃下没有明显的变化。这一结果表明，在水热液中，氮元素在固相产物中固结的过程中，会以胺氮的形式存在。在180℃的水热条件下，固相产物中的N-5结构较为明显，主要是由直链的酰胺氮转化而来</w:t>
      </w:r>
      <w:del w:id="1210" w:author="alan" w:date="2024-04-25T14:07:27Z">
        <w:r>
          <w:rPr>
            <w:rFonts w:hint="eastAsia"/>
          </w:rPr>
          <w:delText>[39]</w:delText>
        </w:r>
      </w:del>
      <w:r>
        <w:rPr>
          <w:rFonts w:hint="eastAsia"/>
        </w:rPr>
        <w:t>。而在260℃和30 min停留时间的条件下，N-A的产率显著高于0 min，正如2.1节所述，在该温度下，相较于0 min和30 min的条件，氮的保留率也明显提高。这可以解释为，在260℃长时间停留后，部分游离的水解产物返回到固相中。这一过程受到液相中存在的丰富的羰基的影响，液相中的游离氮也广泛参与到该作用中。从液相固结回到固相的游离氮一开始以N-A的形式存在，然后经过进一步的缩合环化过程转变为杂环氮。在220～260℃的温度范围内，杂环氮的含量有所增加，表明氮在水热炭的聚合缩合以及芳构化反应中发挥了重要作用。当水热温度达到300℃时，N-6的比例明显减少，部分N-6转化为更稳定的N-Q。分析认为，低温水热反应后，氮元素主要存在于炭结构的边缘。此时生成的杂环氮以N-5和N-6为主，在更高温度下，杂环氮会进一步转化为N-Q，即高温水热反应进一步提高了固相产物中氮元素的结构稳定性。总体而言，长时间停留有助于杂环氮的转化，这说明固相产物的聚合和芳构化过程得到了增强。</w:t>
      </w:r>
    </w:p>
    <w:p>
      <w:pPr>
        <w:spacing w:before="181" w:beforeLines="50" w:after="181" w:afterLines="50" w:line="360" w:lineRule="auto"/>
        <w:ind w:firstLine="480" w:firstLineChars="200"/>
        <w:jc w:val="left"/>
        <w:rPr>
          <w:ins w:id="1211" w:author="alan" w:date="2024-04-25T13:46:59Z"/>
          <w:rFonts w:hint="eastAsia"/>
          <w:lang w:val="en-US" w:eastAsia="zh-CN"/>
        </w:rPr>
      </w:pPr>
      <w:ins w:id="1212" w:author="alan" w:date="2024-04-25T13:46:59Z">
        <w:r>
          <w:rPr>
            <w:rFonts w:hint="eastAsia"/>
            <w:lang w:val="en-US" w:eastAsia="zh-CN"/>
          </w:rPr>
          <w:br w:type="page"/>
        </w:r>
      </w:ins>
    </w:p>
    <w:p>
      <w:pPr>
        <w:pStyle w:val="3"/>
        <w:numPr>
          <w:ilvl w:val="0"/>
          <w:numId w:val="11"/>
          <w:ins w:id="1214" w:author="alan" w:date="2024-04-25T14:05:12Z"/>
        </w:numPr>
        <w:spacing w:before="181" w:beforeLines="50" w:after="181" w:afterLines="50" w:line="360" w:lineRule="auto"/>
        <w:ind w:firstLine="720" w:firstLineChars="200"/>
        <w:jc w:val="left"/>
        <w:rPr>
          <w:ins w:id="1215" w:author="alan" w:date="2024-04-25T14:05:12Z"/>
          <w:rFonts w:hint="eastAsia"/>
          <w:lang w:val="en-US" w:eastAsia="zh-CN"/>
        </w:rPr>
        <w:pPrChange w:id="1213" w:author="alan" w:date="2024-04-25T14:05:12Z">
          <w:pPr>
            <w:spacing w:before="181" w:beforeLines="50" w:after="181" w:afterLines="50" w:line="360" w:lineRule="auto"/>
            <w:ind w:firstLine="480" w:firstLineChars="200"/>
            <w:jc w:val="left"/>
          </w:pPr>
        </w:pPrChange>
      </w:pPr>
      <w:ins w:id="1216" w:author="alan" w:date="2024-04-25T01:04:02Z">
        <w:r>
          <w:rPr>
            <w:rFonts w:hint="eastAsia"/>
            <w:lang w:val="en-US" w:eastAsia="zh-CN"/>
          </w:rPr>
          <w:t xml:space="preserve"> </w:t>
        </w:r>
      </w:ins>
      <w:ins w:id="1217" w:author="alan" w:date="2024-04-25T01:04:04Z">
        <w:r>
          <w:rPr>
            <w:rFonts w:hint="eastAsia"/>
            <w:lang w:val="en-US" w:eastAsia="zh-CN"/>
          </w:rPr>
          <w:t>总结</w:t>
        </w:r>
      </w:ins>
    </w:p>
    <w:p>
      <w:pPr>
        <w:numPr>
          <w:ilvl w:val="0"/>
          <w:numId w:val="0"/>
        </w:numPr>
        <w:spacing w:before="181" w:beforeLines="50" w:after="181" w:afterLines="50" w:line="360" w:lineRule="auto"/>
        <w:ind w:firstLine="480" w:firstLineChars="200"/>
        <w:jc w:val="left"/>
        <w:rPr>
          <w:ins w:id="1219" w:author="alan" w:date="2024-04-25T14:05:13Z"/>
          <w:rFonts w:hint="default"/>
          <w:lang w:val="en-US" w:eastAsia="zh-CN"/>
        </w:rPr>
        <w:pPrChange w:id="1218"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221" w:author="alan" w:date="2024-04-25T14:05:26Z"/>
          <w:rFonts w:hint="default"/>
          <w:lang w:val="en-US" w:eastAsia="zh-CN"/>
        </w:rPr>
        <w:pPrChange w:id="1220" w:author="alan" w:date="2024-04-25T14:05:55Z">
          <w:pPr>
            <w:spacing w:before="181" w:beforeLines="50" w:after="181" w:afterLines="50" w:line="360" w:lineRule="auto"/>
            <w:ind w:firstLine="480" w:firstLineChars="200"/>
            <w:jc w:val="left"/>
          </w:pPr>
        </w:pPrChange>
      </w:pPr>
      <w:ins w:id="1222" w:author="alan" w:date="2024-04-25T14:06:51Z">
        <w:r>
          <w:rPr>
            <w:rFonts w:hint="eastAsia"/>
            <w:lang w:val="en-US" w:eastAsia="zh-CN"/>
          </w:rPr>
          <w:t>（1）</w:t>
        </w:r>
      </w:ins>
      <w:ins w:id="1223" w:author="alan" w:date="2024-04-25T14:05:26Z">
        <w:r>
          <w:rPr>
            <w:rFonts w:hint="default"/>
            <w:lang w:val="en-US" w:eastAsia="zh-CN"/>
          </w:rPr>
          <w:t>在纤维板的水热转化过程中，固相中的氮容易被除去。在140</w:t>
        </w:r>
      </w:ins>
      <w:ins w:id="1224" w:author="alan" w:date="2024-04-25T14:05:26Z">
        <w:r>
          <w:rPr>
            <w:rFonts w:hint="eastAsia" w:ascii="宋体" w:hAnsi="宋体" w:cs="宋体"/>
            <w:lang w:val="en-US" w:eastAsia="zh-CN"/>
            <w:rPrChange w:id="1225" w:author="alan" w:date="2024-04-25T14:05:45Z">
              <w:rPr>
                <w:rFonts w:hint="default"/>
                <w:lang w:val="en-US" w:eastAsia="zh-CN"/>
              </w:rPr>
            </w:rPrChange>
          </w:rPr>
          <w:t>℃</w:t>
        </w:r>
      </w:ins>
      <w:ins w:id="1226" w:author="alan" w:date="2024-04-25T14:05:26Z">
        <w:r>
          <w:rPr>
            <w:rFonts w:hint="default"/>
            <w:lang w:val="en-US" w:eastAsia="zh-CN"/>
          </w:rPr>
          <w:t>的水热条件下，约有90%的固相氮可以被脱除。此外，低于140</w:t>
        </w:r>
      </w:ins>
      <w:ins w:id="1227" w:author="alan" w:date="2024-04-25T14:05:48Z">
        <w:r>
          <w:rPr>
            <w:rFonts w:hint="eastAsia" w:ascii="宋体" w:hAnsi="宋体" w:cs="宋体"/>
            <w:lang w:val="en-US" w:eastAsia="zh-CN"/>
          </w:rPr>
          <w:t>℃</w:t>
        </w:r>
      </w:ins>
      <w:ins w:id="1228" w:author="alan" w:date="2024-04-25T14:05:26Z">
        <w:r>
          <w:rPr>
            <w:rFonts w:hint="default"/>
            <w:lang w:val="en-US" w:eastAsia="zh-CN"/>
          </w:rPr>
          <w:t>的温度对氮结构的解离至液相阶段的小分子作用并不明显，这就有利于回收利用含氮胶黏剂。</w:t>
        </w:r>
      </w:ins>
    </w:p>
    <w:p>
      <w:pPr>
        <w:numPr>
          <w:ilvl w:val="0"/>
          <w:numId w:val="0"/>
        </w:numPr>
        <w:spacing w:before="181" w:beforeLines="50" w:after="181" w:afterLines="50" w:line="360" w:lineRule="auto"/>
        <w:ind w:firstLine="480" w:firstLineChars="200"/>
        <w:jc w:val="left"/>
        <w:rPr>
          <w:ins w:id="1230" w:author="alan" w:date="2024-04-25T14:05:26Z"/>
          <w:rFonts w:hint="default"/>
          <w:lang w:val="en-US" w:eastAsia="zh-CN"/>
        </w:rPr>
        <w:pPrChange w:id="1229"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232" w:author="alan" w:date="2024-04-25T14:05:26Z"/>
          <w:rFonts w:hint="default"/>
          <w:lang w:val="en-US" w:eastAsia="zh-CN"/>
        </w:rPr>
        <w:pPrChange w:id="1231" w:author="alan" w:date="2024-04-25T14:05:55Z">
          <w:pPr>
            <w:spacing w:before="181" w:beforeLines="50" w:after="181" w:afterLines="50" w:line="360" w:lineRule="auto"/>
            <w:ind w:firstLine="480" w:firstLineChars="200"/>
            <w:jc w:val="left"/>
          </w:pPr>
        </w:pPrChange>
      </w:pPr>
      <w:ins w:id="1233" w:author="alan" w:date="2024-04-25T14:07:08Z">
        <w:r>
          <w:rPr>
            <w:rFonts w:hint="eastAsia"/>
            <w:lang w:val="en-US" w:eastAsia="zh-CN"/>
          </w:rPr>
          <w:t>（</w:t>
        </w:r>
      </w:ins>
      <w:ins w:id="1234" w:author="alan" w:date="2024-04-25T14:07:13Z">
        <w:r>
          <w:rPr>
            <w:rFonts w:hint="eastAsia"/>
            <w:lang w:val="en-US" w:eastAsia="zh-CN"/>
          </w:rPr>
          <w:t>2</w:t>
        </w:r>
      </w:ins>
      <w:ins w:id="1235" w:author="alan" w:date="2024-04-25T14:07:08Z">
        <w:r>
          <w:rPr>
            <w:rFonts w:hint="eastAsia"/>
            <w:lang w:val="en-US" w:eastAsia="zh-CN"/>
          </w:rPr>
          <w:t>）</w:t>
        </w:r>
      </w:ins>
      <w:ins w:id="1236" w:author="alan" w:date="2024-04-25T14:05:26Z">
        <w:r>
          <w:rPr>
            <w:rFonts w:hint="default"/>
            <w:lang w:val="en-US" w:eastAsia="zh-CN"/>
          </w:rPr>
          <w:t>当水热温度提高时，纤维板中的木质成分——半纤维素和纤维素，会发生水解转化。其中，部分液相氮在Maillard反应的作用下重新回到固相产物中。在200</w:t>
        </w:r>
      </w:ins>
      <w:ins w:id="1237" w:author="alan" w:date="2024-04-25T14:05:49Z">
        <w:r>
          <w:rPr>
            <w:rFonts w:hint="eastAsia" w:ascii="宋体" w:hAnsi="宋体" w:cs="宋体"/>
            <w:lang w:val="en-US" w:eastAsia="zh-CN"/>
          </w:rPr>
          <w:t>℃</w:t>
        </w:r>
      </w:ins>
      <w:ins w:id="1238" w:author="alan" w:date="2024-04-25T14:05:26Z">
        <w:r>
          <w:rPr>
            <w:rFonts w:hint="default"/>
            <w:lang w:val="en-US" w:eastAsia="zh-CN"/>
          </w:rPr>
          <w:t>的水热温度之前，液相氮在固相中固结的作用会随温度的升高而明显增强。此外，较长的停留时间也会有利于氮的固结。</w:t>
        </w:r>
      </w:ins>
    </w:p>
    <w:p>
      <w:pPr>
        <w:numPr>
          <w:ilvl w:val="0"/>
          <w:numId w:val="0"/>
        </w:numPr>
        <w:spacing w:before="181" w:beforeLines="50" w:after="181" w:afterLines="50" w:line="360" w:lineRule="auto"/>
        <w:ind w:firstLine="480" w:firstLineChars="200"/>
        <w:jc w:val="left"/>
        <w:rPr>
          <w:ins w:id="1240" w:author="alan" w:date="2024-04-25T14:05:26Z"/>
          <w:rFonts w:hint="default"/>
          <w:lang w:val="en-US" w:eastAsia="zh-CN"/>
        </w:rPr>
        <w:pPrChange w:id="1239"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242" w:author="alan" w:date="2024-04-25T14:05:26Z"/>
          <w:rFonts w:hint="default"/>
          <w:lang w:val="en-US" w:eastAsia="zh-CN"/>
        </w:rPr>
        <w:pPrChange w:id="1241" w:author="alan" w:date="2024-04-25T14:05:55Z">
          <w:pPr>
            <w:spacing w:before="181" w:beforeLines="50" w:after="181" w:afterLines="50" w:line="360" w:lineRule="auto"/>
            <w:ind w:firstLine="480" w:firstLineChars="200"/>
            <w:jc w:val="left"/>
          </w:pPr>
        </w:pPrChange>
      </w:pPr>
      <w:ins w:id="1243" w:author="alan" w:date="2024-04-25T14:07:10Z">
        <w:r>
          <w:rPr>
            <w:rFonts w:hint="eastAsia"/>
            <w:lang w:val="en-US" w:eastAsia="zh-CN"/>
          </w:rPr>
          <w:t>（</w:t>
        </w:r>
      </w:ins>
      <w:ins w:id="1244" w:author="alan" w:date="2024-04-25T14:07:14Z">
        <w:r>
          <w:rPr>
            <w:rFonts w:hint="eastAsia"/>
            <w:lang w:val="en-US" w:eastAsia="zh-CN"/>
          </w:rPr>
          <w:t>3</w:t>
        </w:r>
      </w:ins>
      <w:ins w:id="1245" w:author="alan" w:date="2024-04-25T14:07:10Z">
        <w:r>
          <w:rPr>
            <w:rFonts w:hint="eastAsia"/>
            <w:lang w:val="en-US" w:eastAsia="zh-CN"/>
          </w:rPr>
          <w:t>）</w:t>
        </w:r>
      </w:ins>
      <w:ins w:id="1246" w:author="alan" w:date="2024-04-25T14:05:26Z">
        <w:r>
          <w:rPr>
            <w:rFonts w:hint="default"/>
            <w:lang w:val="en-US" w:eastAsia="zh-CN"/>
          </w:rPr>
          <w:t>随着水热温度的升高，固相中的氮结构逐渐从胺氮转化为杂环氮，且这种氮结构的热稳定性也得到了增强。同时，较长的停留时间有助于杂环氮的转化。</w:t>
        </w:r>
      </w:ins>
    </w:p>
    <w:p>
      <w:pPr>
        <w:numPr>
          <w:ilvl w:val="0"/>
          <w:numId w:val="0"/>
        </w:numPr>
        <w:spacing w:before="181" w:beforeLines="50" w:after="181" w:afterLines="50" w:line="360" w:lineRule="auto"/>
        <w:ind w:firstLine="480" w:firstLineChars="200"/>
        <w:jc w:val="left"/>
        <w:rPr>
          <w:ins w:id="1248" w:author="alan" w:date="2024-04-25T14:05:26Z"/>
          <w:rFonts w:hint="default"/>
          <w:lang w:val="en-US" w:eastAsia="zh-CN"/>
        </w:rPr>
        <w:pPrChange w:id="1247"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250" w:author="alan" w:date="2024-04-25T14:05:26Z"/>
          <w:rFonts w:hint="default"/>
          <w:lang w:val="en-US" w:eastAsia="zh-CN"/>
        </w:rPr>
        <w:pPrChange w:id="1249" w:author="alan" w:date="2024-04-25T14:05:55Z">
          <w:pPr>
            <w:spacing w:before="181" w:beforeLines="50" w:after="181" w:afterLines="50" w:line="360" w:lineRule="auto"/>
            <w:ind w:firstLine="480" w:firstLineChars="200"/>
            <w:jc w:val="left"/>
          </w:pPr>
        </w:pPrChange>
      </w:pPr>
      <w:ins w:id="1251" w:author="alan" w:date="2024-04-25T14:07:11Z">
        <w:r>
          <w:rPr>
            <w:rFonts w:hint="eastAsia"/>
            <w:lang w:val="en-US" w:eastAsia="zh-CN"/>
          </w:rPr>
          <w:t>（</w:t>
        </w:r>
      </w:ins>
      <w:ins w:id="1252" w:author="alan" w:date="2024-04-25T14:07:15Z">
        <w:r>
          <w:rPr>
            <w:rFonts w:hint="eastAsia"/>
            <w:lang w:val="en-US" w:eastAsia="zh-CN"/>
          </w:rPr>
          <w:t>4</w:t>
        </w:r>
      </w:ins>
      <w:ins w:id="1253" w:author="alan" w:date="2024-04-25T14:07:11Z">
        <w:r>
          <w:rPr>
            <w:rFonts w:hint="eastAsia"/>
            <w:lang w:val="en-US" w:eastAsia="zh-CN"/>
          </w:rPr>
          <w:t>）</w:t>
        </w:r>
      </w:ins>
      <w:ins w:id="1254" w:author="alan" w:date="2024-04-25T14:05:26Z">
        <w:r>
          <w:rPr>
            <w:rFonts w:hint="default"/>
            <w:lang w:val="en-US" w:eastAsia="zh-CN"/>
          </w:rPr>
          <w:t xml:space="preserve"> 纤维板水热过程中的液相氮主要包含有机氮和铵氮。液相氮的转化主要是由去氨基化反应和Maillard反应共同作用引起的。</w:t>
        </w:r>
      </w:ins>
    </w:p>
    <w:p>
      <w:pPr>
        <w:numPr>
          <w:ilvl w:val="0"/>
          <w:numId w:val="0"/>
        </w:numPr>
        <w:spacing w:before="181" w:beforeLines="50" w:after="181" w:afterLines="50" w:line="360" w:lineRule="auto"/>
        <w:ind w:firstLine="480" w:firstLineChars="200"/>
        <w:jc w:val="left"/>
        <w:rPr>
          <w:ins w:id="1256" w:author="alan" w:date="2024-04-25T14:05:26Z"/>
          <w:rFonts w:hint="default"/>
          <w:lang w:val="en-US" w:eastAsia="zh-CN"/>
        </w:rPr>
        <w:pPrChange w:id="1255"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rFonts w:hint="default"/>
          <w:lang w:val="en-US"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Change w:id="1257" w:author="alan" w:date="2024-04-25T14:05:55Z">
          <w:pPr>
            <w:spacing w:before="181" w:beforeLines="50" w:after="181" w:afterLines="50" w:line="360" w:lineRule="auto"/>
            <w:ind w:firstLine="480" w:firstLineChars="200"/>
            <w:jc w:val="left"/>
          </w:pPr>
        </w:pPrChange>
      </w:pPr>
      <w:ins w:id="1258" w:author="alan" w:date="2024-04-25T14:07:12Z">
        <w:r>
          <w:rPr>
            <w:rFonts w:hint="eastAsia"/>
            <w:lang w:val="en-US" w:eastAsia="zh-CN"/>
          </w:rPr>
          <w:t>（</w:t>
        </w:r>
      </w:ins>
      <w:ins w:id="1259" w:author="alan" w:date="2024-04-25T14:07:17Z">
        <w:r>
          <w:rPr>
            <w:rFonts w:hint="eastAsia"/>
            <w:lang w:val="en-US" w:eastAsia="zh-CN"/>
          </w:rPr>
          <w:t>5</w:t>
        </w:r>
      </w:ins>
      <w:ins w:id="1260" w:author="alan" w:date="2024-04-25T14:07:12Z">
        <w:r>
          <w:rPr>
            <w:rFonts w:hint="eastAsia"/>
            <w:lang w:val="en-US" w:eastAsia="zh-CN"/>
          </w:rPr>
          <w:t>）</w:t>
        </w:r>
      </w:ins>
      <w:ins w:id="1261" w:author="alan" w:date="2024-04-25T14:05:26Z">
        <w:r>
          <w:rPr>
            <w:rFonts w:hint="default"/>
            <w:lang w:val="en-US" w:eastAsia="zh-CN"/>
          </w:rPr>
          <w:t>在低温水热条件下，液相中的有机氮主要以大分子结构为主。当温度达到180</w:t>
        </w:r>
      </w:ins>
      <w:ins w:id="1262" w:author="alan" w:date="2024-04-25T14:05:50Z">
        <w:r>
          <w:rPr>
            <w:rFonts w:hint="eastAsia" w:ascii="宋体" w:hAnsi="宋体" w:cs="宋体"/>
            <w:lang w:val="en-US" w:eastAsia="zh-CN"/>
          </w:rPr>
          <w:t>℃</w:t>
        </w:r>
      </w:ins>
      <w:ins w:id="1263" w:author="alan" w:date="2024-04-25T14:05:26Z">
        <w:r>
          <w:rPr>
            <w:rFonts w:hint="default"/>
            <w:lang w:val="en-US" w:eastAsia="zh-CN"/>
          </w:rPr>
          <w:t>时，水热液中开始产生挥发性有机氮。随着水热温度的进一步提升，挥发性有机氮在液相产物中所占比例显著增加，并以吡啶氮为主。</w:t>
        </w:r>
      </w:ins>
    </w:p>
    <w:p>
      <w:pPr>
        <w:pStyle w:val="250"/>
        <w:keepNext w:val="0"/>
        <w:keepLines w:val="0"/>
        <w:pageBreakBefore w:val="0"/>
        <w:widowControl/>
        <w:kinsoku/>
        <w:wordWrap/>
        <w:overflowPunct/>
        <w:topLinePunct w:val="0"/>
        <w:autoSpaceDE/>
        <w:autoSpaceDN/>
        <w:bidi w:val="0"/>
        <w:adjustRightInd/>
        <w:snapToGrid/>
        <w:spacing w:before="157" w:beforeLines="50" w:afterLines="50" w:line="360" w:lineRule="auto"/>
        <w:textAlignment w:val="auto"/>
        <w:rPr>
          <w:rFonts w:hint="eastAsia" w:ascii="黑体" w:hAnsi="黑体"/>
          <w:b w:val="0"/>
          <w:bCs w:val="0"/>
          <w:sz w:val="21"/>
          <w:szCs w:val="21"/>
          <w:lang w:eastAsia="zh-CN"/>
        </w:rPr>
      </w:pPr>
      <w:r>
        <w:rPr>
          <w:rFonts w:hint="eastAsia" w:ascii="黑体" w:hAnsi="黑体"/>
          <w:b w:val="0"/>
          <w:bCs w:val="0"/>
          <w:sz w:val="21"/>
          <w:szCs w:val="21"/>
          <w:lang w:eastAsia="zh-CN"/>
        </w:rPr>
        <w:t>参考文献：</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lang w:val="en-US"/>
          <w14:textFill>
            <w14:solidFill>
              <w14:schemeClr w14:val="tx1"/>
            </w14:solidFill>
          </w14:textFill>
        </w:rPr>
      </w:pPr>
      <w:bookmarkStart w:id="0" w:name="_Ref1044203853"/>
      <w:bookmarkStart w:id="1" w:name="_Ref1730580061"/>
      <w:r>
        <w:rPr>
          <w:rFonts w:hint="default" w:ascii="Times New Roman" w:hAnsi="Times New Roman" w:eastAsia="宋体"/>
          <w:color w:val="000000" w:themeColor="text1"/>
          <w:sz w:val="20"/>
          <w:szCs w:val="20"/>
          <w:u w:val="none"/>
          <w:lang w:val="en-US" w:eastAsia="zh-CN"/>
          <w14:textFill>
            <w14:solidFill>
              <w14:schemeClr w14:val="tx1"/>
            </w14:solidFill>
          </w14:textFill>
        </w:rPr>
        <w:t>中华人民共和国国家发展计划委员会基础产业发展司.中国新能源与可再生能源1999白皮书[M].北京:中国计划出版社,2000.</w:t>
      </w:r>
      <w:bookmarkEnd w:id="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2" w:name="_Ref336088115"/>
      <w:bookmarkStart w:id="3" w:name="_Ref861900753"/>
      <w:r>
        <w:rPr>
          <w:rFonts w:hint="default" w:ascii="Times New Roman" w:hAnsi="Times New Roman" w:eastAsia="宋体"/>
          <w:color w:val="000000" w:themeColor="text1"/>
          <w:sz w:val="20"/>
          <w:szCs w:val="20"/>
          <w:u w:val="none"/>
          <w14:textFill>
            <w14:solidFill>
              <w14:schemeClr w14:val="tx1"/>
            </w14:solidFill>
          </w14:textFill>
        </w:rPr>
        <w:t>张无敌,宋洪川,韦小岿,等.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"https://kns.cnki.net/kcms2/article/abstract?v=Vof-4b7nxdD-XwP9sxprZF4gHGNFXYlzwyBW7xT562IubYUb2bm9obJ9PVQcvwWMJ-iqAPhfgytSybhVDMa3DJbXUulFrLJEQOIRd_HMKccjOr0FtrglwMnX5yXNLh2OMlSmAhC-F40=&amp;uniplatform=NZKPT&amp;language=CHS"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21世纪发展生物质能前景广阔</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[J].中国能源,2001,(5):3538.</w:t>
      </w:r>
      <w:bookmarkEnd w:id="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4" w:name="_Ref1488793354"/>
      <w:r>
        <w:rPr>
          <w:rFonts w:hint="default" w:ascii="Times New Roman" w:hAnsi="Times New Roman" w:eastAsia="宋体"/>
          <w:color w:val="000000" w:themeColor="text1"/>
          <w:sz w:val="20"/>
          <w:szCs w:val="20"/>
          <w:u w:val="none"/>
          <w14:textFill>
            <w14:solidFill>
              <w14:schemeClr w14:val="tx1"/>
            </w14:solidFill>
          </w14:textFill>
        </w:rPr>
        <w:t>蒋剑春.</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"https://kns.cnki.net/kcms2/article/abstract?v=Vof-4b7nxdB9AwpXatw-GJWsd_okpHgYguMXdSSWc5dSDvQeqv44Jdb5sJEQDPev-lHQrC3vmu9wfMz285YOF-a4dCPOZaWUUleDpsuO2F0IuLl9xl4jIYPTdsCsuNomwzUWzfcv4w8=&amp;uniplatform=NZKPT&amp;language=CHS"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生物质能源应用研究现状与发展前景</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[J].林产化学与工业,2002(02):75-80.</w:t>
      </w:r>
      <w:bookmarkEnd w:id="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5" w:name="_Ref1877498625"/>
      <w:bookmarkEnd w:id="5"/>
      <w:bookmarkStart w:id="6" w:name="_Ref1456525474"/>
      <w:r>
        <w:rPr>
          <w:rFonts w:hint="default" w:ascii="Times New Roman" w:hAnsi="Times New Roman" w:eastAsia="宋体"/>
          <w:color w:val="000000" w:themeColor="text1"/>
          <w:sz w:val="20"/>
          <w:szCs w:val="20"/>
          <w:u w:val="none"/>
          <w14:textFill>
            <w14:solidFill>
              <w14:schemeClr w14:val="tx1"/>
            </w14:solidFill>
          </w14:textFill>
        </w:rPr>
        <w:t>陆强,赵微,夏源谷等.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"https://kns.cnki.net/kcms2/article/abstract?v=Vof-4b7nxdBApxMbdpepls0m2kszJ_wFhDd4j5D8L3Ifc8VETjcPWIzJftjHoYNUQrHFf1UgLgvebmQhjntFmGCVzQ5yrvDzejWCwCsp1OLRTO45LKpd1Dy-rqKshlGtWC0k6PT15uN3NpWlEX67Gg==&amp;uniplatform=NZKPT&amp;language=CHS"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[J].燃料化学学报(中英文),2023,51(08).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7" w:name="_Ref1351284378"/>
      <w:bookmarkStart w:id="8" w:name="_Ref1994026430"/>
      <w:r>
        <w:rPr>
          <w:rFonts w:hint="default" w:ascii="Times New Roman" w:hAnsi="Times New Roman" w:eastAsia="宋体"/>
          <w:color w:val="000000" w:themeColor="text1"/>
          <w:sz w:val="20"/>
          <w:szCs w:val="20"/>
          <w:u w:val="none"/>
          <w14:textFill>
            <w14:solidFill>
              <w14:schemeClr w14:val="tx1"/>
            </w14:solidFill>
          </w14:textFill>
        </w:rPr>
        <w:t xml:space="preserve">THYGESEN A, TSAPEKOS P, ALVARADO-MORALES M, ANGELIDAKI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"https://www.sciencedirect.com/science/article/pii/S096085242101275X"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Valorization of municipal organic waste into purified lactic</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acid</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342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125933.</w:t>
      </w:r>
      <w:bookmarkEnd w:id="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9" w:name="_Ref1058004243"/>
      <w:r>
        <w:rPr>
          <w:rFonts w:hint="default" w:ascii="Times New Roman" w:hAnsi="Times New Roman" w:eastAsia="宋体"/>
          <w:color w:val="000000" w:themeColor="text1"/>
          <w:sz w:val="20"/>
          <w:szCs w:val="20"/>
          <w:u w:val="none"/>
          <w14:textFill>
            <w14:solidFill>
              <w14:schemeClr w14:val="tx1"/>
            </w14:solidFill>
          </w14:textFill>
        </w:rPr>
        <w:t xml:space="preserve">周建强, 高攀, 董长青, 杨勇平.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"https://kns.cnki.net/kcms2/article/abstract?v=Vof-4b7nxdCcNCBbOSz7p-XOks3Rmt4LnttjjEMYckCqQd81dlh6qJCYSf9F3bCv9D0TZQxUI0a8k0N9xZTfS2pjUIVPP-n0GmBdsg92teWzkUvUSNw4GvZnUrMBzch1a6emwl0HZCNFMICOIcqu0A==&amp;uniplatform=NZKPT&amp;language=CHS"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固体生物质燃烧中氮氧化物产生机理综述</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热力发电</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47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12</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9.</w:t>
      </w:r>
      <w:bookmarkEnd w:id="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0" w:name="_Ref172493087"/>
      <w:r>
        <w:rPr>
          <w:rFonts w:hint="default" w:ascii="Times New Roman" w:hAnsi="Times New Roman" w:eastAsia="宋体"/>
          <w:color w:val="000000" w:themeColor="text1"/>
          <w:sz w:val="20"/>
          <w:szCs w:val="20"/>
          <w:u w:val="none"/>
          <w14:textFill>
            <w14:solidFill>
              <w14:schemeClr w14:val="tx1"/>
            </w14:solidFill>
          </w14:textFill>
        </w:rPr>
        <w:t xml:space="preserve">STUBENBERGER G, SCHARLER R, ZAHIROVIC S, OBERNBERGER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"https://www.sciencedirect.com/science/article/pii/S001623610700261X"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Experimental</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investigation of nitrogen species release from different</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solid biomass fuels as a basis for release models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Fuel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87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793</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806.</w:t>
      </w:r>
      <w:bookmarkEnd w:id="1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1" w:name="_Ref340428665"/>
      <w:r>
        <w:rPr>
          <w:rFonts w:hint="default" w:ascii="Times New Roman" w:hAnsi="Times New Roman" w:eastAsia="宋体"/>
          <w:color w:val="000000" w:themeColor="text1"/>
          <w:sz w:val="20"/>
          <w:szCs w:val="20"/>
          <w:u w:val="none"/>
          <w14:textFill>
            <w14:solidFill>
              <w14:schemeClr w14:val="tx1"/>
            </w14:solidFill>
          </w14:textFill>
        </w:rPr>
        <w:t xml:space="preserve">TAN X, ZHANG Y, YANG L, CHU H, GUO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"https://www.sciencedirect.com/science/article/pii/S0960852415015060"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Outdoor cultures of Chlorella pyrenoidosa in the effluent of anaerobically digested activated</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sludge: the effects of pH and free ammonia</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606</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615.</w:t>
      </w:r>
      <w:bookmarkEnd w:id="1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FONT-PALMA C.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"https://www.mdpi.com/2311-5629/5/2/27"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Methods for the treatment of cattle manure</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 review</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C</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2019</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5</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PARK C, LEE N, KIM J, LEE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"https://www.sciencedirect.com/science/article/pii/S0269749120367348"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Co-pyrolysis of food waste and wood bark to produce hydrogen with minimizing pollutant emissions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Environ Pollut</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270</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116045.</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2" w:name="_Ref894806217"/>
      <w:r>
        <w:rPr>
          <w:rFonts w:hint="default" w:ascii="Times New Roman" w:hAnsi="Times New Roman" w:eastAsia="宋体"/>
          <w:color w:val="000000" w:themeColor="text1"/>
          <w:sz w:val="20"/>
          <w:szCs w:val="20"/>
          <w:u w:val="none"/>
          <w14:textFill>
            <w14:solidFill>
              <w14:schemeClr w14:val="tx1"/>
            </w14:solidFill>
          </w14:textFill>
        </w:rPr>
        <w:t>郭辰星</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朱震锋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刘嘉琦.</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"https://kns.cnki.net/kcms2/article/abstract?v=Vof-4b7nxdAkNyzgrs_YmdjcIcPJ7cwlhFUHAMJIyLuJjGH3-nOOJroG1YbKt30hfrnWSaRT8w_aEQro2Ns31Vb85N0hS3ebOeHa9ZolR9CSe4ZKuWHqEVDQ-oOE8M0kbqwlOsi1a6YeNyYNAaws-Q==&amp;uniplatform=NZKPT&amp;language=CHS"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新时期中国木材资源供需：现状、问题及方略</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[J].中国林业经济,2019(05).</w:t>
      </w:r>
      <w:bookmarkEnd w:id="6"/>
      <w:bookmarkEnd w:id="8"/>
      <w:bookmarkEnd w:id="1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3" w:name="_Ref1884135170"/>
      <w:r>
        <w:rPr>
          <w:rFonts w:hint="default" w:ascii="Times New Roman" w:hAnsi="Times New Roman" w:eastAsia="宋体"/>
          <w:color w:val="000000" w:themeColor="text1"/>
          <w:sz w:val="20"/>
          <w:szCs w:val="20"/>
          <w:u w:val="none"/>
          <w14:textFill>
            <w14:solidFill>
              <w14:schemeClr w14:val="tx1"/>
            </w14:solidFill>
          </w14:textFill>
        </w:rPr>
        <w:t>李健</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侯贤锋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杜玥明</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刘思琴</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袁梓翔</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高振忠.</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"https://kns.cnki.net/kcms2/article/abstract?v=Vof-4b7nxdBWJPKobucKdE_ygVhA86cszsaE6CgIrC5SolnVMjzgcVxm1irDpZP7j43gvqOdly10RjptUBWuiit8e5AQj5PhHIIvfsNT5w8OQvwiLDVrLFM23eBuu0U0umDbF5Qxa4GVFkSFy4S6QA==&amp;uniplatform=NZKPT&amp;language=CHS"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废弃人造板再利用研究进展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[J].林业科技,2019(03).</w:t>
      </w:r>
      <w:bookmarkEnd w:id="1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4" w:name="_Ref1967168853"/>
      <w:bookmarkStart w:id="15" w:name="_Ref1384682515"/>
      <w:r>
        <w:rPr>
          <w:rFonts w:hint="default" w:ascii="Times New Roman" w:hAnsi="Times New Roman" w:eastAsia="宋体"/>
          <w:color w:val="000000" w:themeColor="text1"/>
          <w:sz w:val="20"/>
          <w:szCs w:val="20"/>
          <w:u w:val="none"/>
          <w14:textFill>
            <w14:solidFill>
              <w14:schemeClr w14:val="tx1"/>
            </w14:solidFill>
          </w14:textFill>
        </w:rPr>
        <w:t>李晓娜</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李建章</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李炯炯.</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"https://kns.cnki.net/kcms2/article/abstract?v=Vof-4b7nxdCmmJXAaz-cORKBWcyjRgE81TFU0KhkEdU-OvK_UW9WuMRpZN8X4m88NqmGqR8IbOR-U8Ywr2u6HMXfFAa2XQSj5ouZD2FZ04s6JOCltQXsFZ9V5c1ImCGne_Ni3lCD6VFYqP9BM6vJzg==&amp;uniplatform=NZKPT&amp;language=CHS"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无机添加剂改性脲醛树脂胶黏剂研究进展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[J].林业工程学报,2021(03).</w:t>
      </w:r>
      <w:bookmarkEnd w:id="1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6" w:name="_Ref657981968"/>
      <w:bookmarkEnd w:id="16"/>
      <w:r>
        <w:rPr>
          <w:rFonts w:hint="default" w:ascii="Times New Roman" w:hAnsi="Times New Roman" w:eastAsia="宋体"/>
          <w:color w:val="000000" w:themeColor="text1"/>
          <w:sz w:val="20"/>
          <w:szCs w:val="20"/>
          <w:u w:val="none"/>
          <w14:textFill>
            <w14:solidFill>
              <w14:schemeClr w14:val="tx1"/>
            </w14:solidFill>
          </w14:textFill>
        </w:rPr>
        <w:t>刘海一</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黄金勇</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李新芝.</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"https://kns.cnki.net/kcms2/article/abstract?v=Vof-4b7nxdB3E_K2Wkk6VEulEDBsgOGvJhyunH1-gelaOb7RYV5sJN0utJTpcpkGM0tA3kI3FuKh4i-_lZlFSuheU4AIliyy0XQZsKS8wQg3vdoqpSzFcohI74OFqNq087utckGFFGve4Ij3X-7LrQ==&amp;uniplatform=NZKPT&amp;language=CHS"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欧洲木质废弃物利用与木质能源展望</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[J].再生资源与循环经济,2018(08).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7" w:name="_Ref2084445912"/>
      <w:r>
        <w:rPr>
          <w:rFonts w:ascii="Times New Roman" w:hAnsi="Times New Roman" w:eastAsia="宋体"/>
          <w:color w:val="000000" w:themeColor="text1"/>
          <w:sz w:val="20"/>
          <w:szCs w:val="20"/>
          <w:u w:val="none"/>
          <w:lang w:val="en-US" w:eastAsia="zh-CN"/>
          <w14:textFill>
            <w14:solidFill>
              <w14:schemeClr w14:val="tx1"/>
            </w14:solidFill>
          </w14:textFill>
        </w:rPr>
        <w:t>任天航,刘明,吴义强等.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"https://kns.cnki.net/kcms2/article/abstract?v=Vof-4b7nxdCScWH9ziKRyOfIDjNADtC_oWBJ8bDEk3beDXccm8BhR9tgyIjb7z01Aj_AZMp6r_JbN9WUaMGGLjTpyXQrXcUAdEbGDbnPNKj640wu-4J8DRbcTXXulOvJYh900DRQ29xaDyghN4SnuA==&amp;uniplatform=NZKPT&amp;language=CHS"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ascii="Times New Roman" w:hAnsi="Times New Roman" w:eastAsia="宋体"/>
          <w:color w:val="000000" w:themeColor="text1"/>
          <w:sz w:val="20"/>
          <w:szCs w:val="20"/>
          <w:lang w:val="en-US" w:eastAsia="zh-CN"/>
          <w14:textFill>
            <w14:solidFill>
              <w14:schemeClr w14:val="tx1"/>
            </w14:solidFill>
          </w14:textFill>
        </w:rPr>
        <w:t>废弃人造板回收利用研究进展</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[J].林产工业,2022,59(01):34-40.</w:t>
      </w:r>
      <w:bookmarkEnd w:id="17"/>
    </w:p>
    <w:bookmarkEnd w:id="1"/>
    <w:bookmarkEnd w:id="3"/>
    <w:bookmarkEnd w:id="15"/>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18" w:name="_Ref1071109996"/>
      <w:r>
        <w:rPr>
          <w:rFonts w:hint="default" w:ascii="Times New Roman" w:hAnsi="Times New Roman" w:eastAsia="宋体"/>
          <w:color w:val="000000" w:themeColor="text1"/>
          <w:sz w:val="20"/>
          <w:szCs w:val="20"/>
          <w:u w:val="none"/>
          <w:lang w:val="en-US" w:eastAsia="zh-CN"/>
          <w14:textFill>
            <w14:solidFill>
              <w14:schemeClr w14:val="tx1"/>
            </w14:solidFill>
          </w14:textFill>
        </w:rPr>
        <w:t>任天航.</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"https://kns.cnki.net/kcms2/article/abstract?v=Vof-4b7nxdAJRIqsBk1IBofO2Yol1M9ydve9rKXNMxS42ZbYaBtqimquZFstipdAKe9tQZvtwnq3RHaKwD-3bMFlwdPQXQ6t2RPuc1x3FD1GE8DOpW4FZHz4eifksQHZ8ukglLxFKq0jCcO9Ai4MKw==&amp;uniplatform=NZKPT&amp;language=CHS"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水热处理对废弃人造板再生重组胶合特性的影响研究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[D].中南林业科技大学,2023.</w:t>
      </w:r>
      <w:bookmarkEnd w:id="18"/>
      <w:bookmarkStart w:id="19" w:name="_Ref30309662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lang w:val="en-US" w:eastAsia="zh-CN"/>
          <w14:textFill>
            <w14:solidFill>
              <w14:schemeClr w14:val="tx1"/>
            </w14:solidFill>
          </w14:textFill>
        </w:rPr>
      </w:pPr>
      <w:bookmarkStart w:id="20" w:name="_Ref644688099"/>
      <w:r>
        <w:rPr>
          <w:rFonts w:hint="default" w:ascii="Times New Roman" w:hAnsi="Times New Roman" w:eastAsia="宋体"/>
          <w:color w:val="000000" w:themeColor="text1"/>
          <w:sz w:val="20"/>
          <w:szCs w:val="20"/>
          <w:u w:val="none"/>
          <w:lang w:val="en-US" w:eastAsia="zh-CN"/>
          <w14:textFill>
            <w14:solidFill>
              <w14:schemeClr w14:val="tx1"/>
            </w14:solidFill>
          </w14:textFill>
        </w:rPr>
        <w:t>陆强,赵微,夏源谷等.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"https://kns.cnki.net/kcms2/article/abstract?v=Vof-4b7nxdBwF6l02mGLoBanrYVjKpJGCPxU-0SPE5zN6qhoAdCYkvB1zlroKzy5yn6yezymE2izgYe7qUaQrbUy8WzpikNnZxA5t0BBeC_14vXhCvqBNj0Pj59Hnk5H2WGQRhr-iXaYs8yScveH4w==&amp;uniplatform=NZKPT&amp;language=CHS"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[J].燃料化学学报(中英文),2023,51(08):1047-1059</w:t>
      </w:r>
      <w:r>
        <w:rPr>
          <w:rFonts w:hint="default" w:ascii="Times New Roman" w:hAnsi="Times New Roman"/>
          <w:color w:val="000000" w:themeColor="text1"/>
          <w:sz w:val="20"/>
          <w:szCs w:val="20"/>
          <w:u w:val="none"/>
          <w:lang w:val="en-US" w:eastAsia="zh-CN"/>
          <w14:textFill>
            <w14:solidFill>
              <w14:schemeClr w14:val="tx1"/>
            </w14:solidFill>
          </w14:textFill>
        </w:rPr>
        <w:t>,</w:t>
      </w:r>
      <w:r>
        <w:rPr>
          <w:rFonts w:hint="default" w:ascii="Times New Roman" w:hAnsi="Times New Roman" w:eastAsia="宋体"/>
          <w:color w:val="000000" w:themeColor="text1"/>
          <w:sz w:val="20"/>
          <w:szCs w:val="20"/>
          <w:u w:val="none"/>
          <w:lang w:val="en-US" w:eastAsia="zh-CN"/>
          <w14:textFill>
            <w14:solidFill>
              <w14:schemeClr w14:val="tx1"/>
            </w14:solidFill>
          </w14:textFill>
        </w:rPr>
        <w:t>1025.</w:t>
      </w:r>
      <w:bookmarkEnd w:id="2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1" w:name="_Ref76902268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ANCA-COUCE, A., SOMMERSACHER, P., EVIC, N., MEHRABIAN, R., &amp; SCHARLER, R. (2018).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"https://www.sciencedirect.com/science/article/pii/S0016236118303934"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Experiments and modelling of NO</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precursors release (NH</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3</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and HCN) in fixed-bed biomass combustion conditions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Fuel, 222, 529-537</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1"/>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2" w:name="_Ref1826408334"/>
      <w:bookmarkStart w:id="23" w:name="_Ref580487286"/>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NEVES, D., THUNMAN, H., MATOS, A., TARELHO, L., &amp; GOMEZ-BAREA, A. (2011).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"https://www.sciencedirect.com/science/article/pii/S0360128511000025"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Characterization and prediction of biomass pyrolysis products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Progress in Energy and Combustion Science, 37(5), 611-630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2"/>
    </w:p>
    <w:bookmarkEnd w:id="23"/>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4" w:name="_Ref758721652"/>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CHEN, H., WANG, Y., XU, G., &amp; YOSHIKAWA, K. (2012).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"https://www.mdpi.com/1996-1073/5/12/5418"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Fuel-N evolution during the pyrolysis of industrial biomass wastes with high nitrogen content</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Energies, 5(12), 5418-5438</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4"/>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5" w:name="_Ref890482365"/>
      <w:r>
        <w:rPr>
          <w:rFonts w:hint="default" w:ascii="Times New Roman" w:hAnsi="Times New Roman" w:eastAsia="宋体"/>
          <w:color w:val="000000" w:themeColor="text1"/>
          <w:sz w:val="20"/>
          <w:szCs w:val="20"/>
          <w:u w:val="none"/>
          <w:lang w:val="en-US" w:eastAsia="zh-CN"/>
          <w14:textFill>
            <w14:solidFill>
              <w14:schemeClr w14:val="tx1"/>
            </w14:solidFill>
          </w14:textFill>
        </w:rPr>
        <w:t>刘亮,郑扬,黄思彪等.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"https://kns.cnki.net/kcms2/article/abstract?v=Vof-4b7nxdABnRv4kv8jWJwW1zWylO48nO4zTsWAA2xu3atdkIKtp6o0Hu-j1q3lU6G-SiTEmSrn22w_R_i3srIEr0MiHCjQj8ne7Ogq7-oNcKLXYUyXpIDaH4Nia0yo3joTLfkB74XoCQjShd3qog==&amp;uniplatform=NZKPT&amp;language=CHS"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生物质热解过程中氮迁移转化机理研究进展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2022,</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38(19):</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227-236.</w:t>
      </w:r>
      <w:bookmarkEnd w:id="2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6" w:name="_Ref2003973596"/>
      <w:bookmarkStart w:id="27" w:name="_Ref1473506265"/>
      <w:r>
        <w:rPr>
          <w:rFonts w:hint="eastAsia" w:ascii="Times New Roman" w:hAnsi="Times New Roman"/>
          <w:color w:val="000000" w:themeColor="text1"/>
          <w:sz w:val="20"/>
          <w:szCs w:val="20"/>
          <w:u w:val="none"/>
          <w:lang w:val="en-US" w:eastAsia="zh-CN"/>
          <w14:textFill>
            <w14:solidFill>
              <w14:schemeClr w14:val="tx1"/>
            </w14:solidFill>
          </w14:textFill>
        </w:rPr>
        <w:t>马</w:t>
      </w:r>
      <w:r>
        <w:rPr>
          <w:rFonts w:ascii="Times New Roman" w:hAnsi="Times New Roman" w:eastAsia="宋体"/>
          <w:color w:val="000000" w:themeColor="text1"/>
          <w:sz w:val="20"/>
          <w:szCs w:val="20"/>
          <w:u w:val="none"/>
          <w:lang w:val="en-US" w:eastAsia="zh-CN"/>
          <w14:textFill>
            <w14:solidFill>
              <w14:schemeClr w14:val="tx1"/>
            </w14:solidFill>
          </w14:textFill>
        </w:rPr>
        <w:t>楠,李佳俊,张力等.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"https://kns.cnki.net/kcms2/article/abstract?v=Vof-4b7nxdCiRJRB4NBuzaFCW-UcrXdtR1dWUknAIFttE-Gf8uRra7cUjGU6TTOYTIdIjdiuAz4a4XARIT6fpRCtkkzlX4uaksa6j3eeKJjf6vjird-ieM3NA_Zj4ylmBUJzaX-l5tkoUr-nOs-XXA==&amp;uniplatform=NZKPT&amp;language=CHS"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ascii="Times New Roman" w:hAnsi="Times New Roman" w:eastAsia="宋体"/>
          <w:color w:val="000000" w:themeColor="text1"/>
          <w:sz w:val="20"/>
          <w:szCs w:val="20"/>
          <w:lang w:val="en-US" w:eastAsia="zh-CN"/>
          <w14:textFill>
            <w14:solidFill>
              <w14:schemeClr w14:val="tx1"/>
            </w14:solidFill>
          </w14:textFill>
        </w:rPr>
        <w:t>纤维板/竹材共水热转化水热炭中氮的迁移转化研究</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[J].林产工业,2023,60(12):15-20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6"/>
    </w:p>
    <w:bookmarkEnd w:id="19"/>
    <w:bookmarkEnd w:id="27"/>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r>
        <w:rPr>
          <w:rFonts w:hint="default" w:ascii="Times New Roman" w:hAnsi="Times New Roman" w:eastAsia="宋体"/>
          <w:color w:val="000000" w:themeColor="text1"/>
          <w:sz w:val="20"/>
          <w:szCs w:val="20"/>
          <w:u w:val="none"/>
          <w:lang w:val="en-US" w:eastAsia="zh-CN"/>
          <w14:textFill>
            <w14:solidFill>
              <w14:schemeClr w14:val="tx1"/>
            </w14:solidFill>
          </w14:textFill>
        </w:rPr>
        <w:t>李小华,焦丽华,樊永胜等.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"https://kns.cnki.net/kcms2/article/abstract?v=Vof-4b7nxdCX8vO7vr66-OTm2p53oZU2JUwPGOjLNusKon2dg9kGQEy9x8qx8D9LfthfElHVTVjZcP1vQvdvlvS4bg1DrgK7zlX3v5VbNpqm97tpbIeiMY95PQnetu0quRGIFX46kp_w2G0Bry-8xw==&amp;uniplatform=NZKPT&amp;language=CHS"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eastAsia="宋体"/>
          <w:color w:val="000000" w:themeColor="text1"/>
          <w:sz w:val="20"/>
          <w:szCs w:val="20"/>
          <w:lang w:val="en-US" w:eastAsia="zh-CN"/>
          <w14:textFill>
            <w14:solidFill>
              <w14:schemeClr w14:val="tx1"/>
            </w14:solidFill>
          </w14:textFill>
        </w:rPr>
        <w:t>纤维素木聚糖和木质素含量对生物质热解特性及产物的影响</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[J].农业工程学报,2015,31(13):236-243</w:t>
      </w:r>
      <w:r>
        <w:rPr>
          <w:rFonts w:hint="default" w:ascii="Times New Roman" w:hAnsi="Times New Roman"/>
          <w:color w:val="000000" w:themeColor="text1"/>
          <w:sz w:val="20"/>
          <w:szCs w:val="20"/>
          <w:u w:val="none"/>
          <w:lang w:val="en-US" w:eastAsia="zh-CN"/>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8" w:name="_Ref1523743767"/>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Zhao C, Yan Z Z, Yang S,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"https://scholar.google.com/scholar?cluster=4490984334732548537&amp;hl=en&amp;as_sdt=2005&amp;sciodt=0,5"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Affecting the migration of nitrogen elements during coal pyrolgsis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 Applied Chemical Industry, 2018, 47(4):208-211</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9" w:name="_Ref654844260"/>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Wei F, Cao J P, Zhao X Y,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"https://www.sciencedirect.com/science/article/pii/S0016236118300346"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Formation of aromatics and removal of nitrogen in catalytic fast pyrolysis of sewage sludge:A study of sewage sludge and model amino acids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2018, 218:148-154</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0" w:name="_Ref1634192670"/>
      <w:r>
        <w:rPr>
          <w:rFonts w:hint="default" w:ascii="Times New Roman" w:hAnsi="Times New Roman" w:eastAsia="宋体"/>
          <w:color w:val="000000" w:themeColor="text1"/>
          <w:sz w:val="20"/>
          <w:szCs w:val="20"/>
          <w:u w:val="none"/>
          <w:lang w:val="en-US" w:eastAsia="zh-CN"/>
          <w14:textFill>
            <w14:solidFill>
              <w14:schemeClr w14:val="tx1"/>
            </w14:solidFill>
          </w14:textFill>
        </w:rPr>
        <w:t>刘海峰, 刘银河, 刘艳华,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"https://kns.cnki.net/kcms2/article/abstract?v=Vof-4b7nxdDEYpTuv7ze_BXL2AV7Dm-TIwWPzZrJVgMLDfrK2JuzqrcxSE1gnGLm7M4HmxWLkNIyCB-VK_V-RPiV7yn_IRwlMcbT6jFFKaXJEdUMQYDkIql39-fCZfmmf2FoBAQL3y0=&amp;uniplatform=NZKPT&amp;language=CHS"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煤热解过程中含氨气相产物转化规律的实验研究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 2008, 36 (2) :134-139</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3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1" w:name="_Ref1673805441"/>
      <w:r>
        <w:rPr>
          <w:rFonts w:hint="default" w:ascii="Times New Roman" w:hAnsi="Times New Roman" w:eastAsia="宋体"/>
          <w:color w:val="000000" w:themeColor="text1"/>
          <w:sz w:val="20"/>
          <w:szCs w:val="20"/>
          <w:u w:val="none"/>
          <w:lang w:val="en-US" w:eastAsia="zh-CN"/>
          <w14:textFill>
            <w14:solidFill>
              <w14:schemeClr w14:val="tx1"/>
            </w14:solidFill>
          </w14:textFill>
        </w:rPr>
        <w:t>冯志华, 聂百胜, 常丽萍,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"https://kns.cnki.net/kcms2/article/abstract?v=Vof-4b7nxdCJw0gmpcyoCbDTXQyPPOBTZv1-R9SXl9jlUppDIy9Ldi0cydKv4iCnbPdSUBb1ntSVIlDZDhRi-eRFSSQGRAFiksxubCUy4ZrDhRIIflwLeoUmp1fDIgBX-9HiJ-qXnC8=&amp;uniplatform=NZKPT&amp;language=CHS"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神木煤热解形成NO</w:t>
      </w:r>
      <w:r>
        <w:rPr>
          <w:rStyle w:val="37"/>
          <w:rFonts w:hint="default" w:ascii="Times New Roman" w:hAnsi="Times New Roman" w:eastAsia="宋体"/>
          <w:color w:val="000000" w:themeColor="text1"/>
          <w:sz w:val="20"/>
          <w:szCs w:val="20"/>
          <w:u w:val="none"/>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前驱物影响因素研究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[J].洁净煤技术, 2005, 11(4) :46-51.</w:t>
      </w:r>
      <w:bookmarkEnd w:id="3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2" w:name="_Ref195183437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Archan G, Scharier R, Leonhard P,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"https://www.sciencedirect.com/science/article/pii/S0016236121009522"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Detailed NOx precursor measurements within the reduction zone of a novel small-scale fuel flexible biomass combustion technology</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2021, 302(15):113-121.</w:t>
      </w:r>
      <w:bookmarkEnd w:id="3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3" w:name="_Ref2082663718"/>
      <w:r>
        <w:rPr>
          <w:rFonts w:hint="default" w:ascii="Times New Roman" w:hAnsi="Times New Roman"/>
          <w:color w:val="000000" w:themeColor="text1"/>
          <w:sz w:val="20"/>
          <w:szCs w:val="20"/>
          <w:u w:val="none"/>
          <w:lang w:val="en-US" w:eastAsia="zh-CN"/>
          <w14:textFill>
            <w14:solidFill>
              <w14:schemeClr w14:val="tx1"/>
            </w14:solidFill>
          </w14:textFill>
        </w:rPr>
        <w:t>GUIZANI C,HADDAD K,LIMOUSY L,et al.</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"https://www.sciencedirect.com/science/article/pii/S0008622317304451"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New insights on the structural evolution of biomass char upon pyrolysis as revealed by the Raman spectroscopy and elemental analysis</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Carbon, 2017, 119:519-521.</w:t>
      </w:r>
      <w:bookmarkEnd w:id="3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4" w:name="_Ref593890353"/>
      <w:bookmarkStart w:id="35" w:name="_Ref931463631"/>
      <w:r>
        <w:rPr>
          <w:rFonts w:hint="default" w:ascii="Times New Roman" w:hAnsi="Times New Roman"/>
          <w:color w:val="000000" w:themeColor="text1"/>
          <w:sz w:val="20"/>
          <w:szCs w:val="20"/>
          <w:u w:val="none"/>
          <w:lang w:val="en-US" w:eastAsia="zh-CN"/>
          <w14:textFill>
            <w14:solidFill>
              <w14:schemeClr w14:val="tx1"/>
            </w14:solidFill>
          </w14:textFill>
        </w:rPr>
        <w:t>杨柳,吴建雯,张书等.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"https://kns.cnki.net/kcms2/article/abstract?v=Vof-4b7nxdDunrnbnklaHaYZwBZcNipXgle12_avhy0YOBRAhMlufiXdV6DzHq92XVj8iAFsQC-QJKbGbXKmpBPlVafppzjHB2hl7K15fHBnEUYRtXF3HfqahlzOD-JWKaUDcxEIbDBD3ncf_0soxw==&amp;uniplatform=NZKPT&amp;language=CHS"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color w:val="000000" w:themeColor="text1"/>
          <w:sz w:val="20"/>
          <w:szCs w:val="20"/>
          <w:lang w:val="en-US" w:eastAsia="zh-CN"/>
          <w14:textFill>
            <w14:solidFill>
              <w14:schemeClr w14:val="tx1"/>
            </w14:solidFill>
          </w14:textFill>
        </w:rPr>
        <w:t>纤维板砂光粉热解半焦中氮的迁移转化特性</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[J].林业工程学报, 2022, 7(05):113-119.</w:t>
      </w:r>
      <w:bookmarkEnd w:id="3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pPr>
      <w:bookmarkStart w:id="36" w:name="_Ref1870871352"/>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ZHAN H,YIN X L,HUANG Y Q,et al.Comparisons of formation characteristics of NO</w:t>
      </w:r>
      <w:r>
        <w:rPr>
          <w:rFonts w:hint="default" w:ascii="Times New Roman" w:hAnsi="Times New Roman" w:eastAsia="宋体" w:cs="Times New Roman"/>
          <w:color w:val="000000" w:themeColor="text1"/>
          <w:sz w:val="20"/>
          <w:szCs w:val="20"/>
          <w:u w:val="none"/>
          <w:vertAlign w:val="subscript"/>
          <w:lang w:val="en-US" w:eastAsia="zh-CN" w:bidi="ar-SA"/>
          <w14:textFill>
            <w14:solidFill>
              <w14:schemeClr w14:val="tx1"/>
            </w14:solidFill>
          </w14:textFill>
        </w:rPr>
        <w:t>x</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precursors during pyrolysis of lignocellulosic industrial biomass wastes[J].</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Energy&amp;Fuels,</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2017,</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31(9):9557-9567.</w:t>
      </w:r>
      <w:bookmarkEnd w:id="3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7" w:name="_Ref1361724297"/>
      <w:r>
        <w:rPr>
          <w:rFonts w:hint="default" w:ascii="Times New Roman" w:hAnsi="Times New Roman"/>
          <w:color w:val="000000" w:themeColor="text1"/>
          <w:sz w:val="20"/>
          <w:szCs w:val="20"/>
          <w:u w:val="none"/>
          <w:lang w:val="en-US" w:eastAsia="zh-CN"/>
          <w14:textFill>
            <w14:solidFill>
              <w14:schemeClr w14:val="tx1"/>
            </w14:solidFill>
          </w14:textFill>
        </w:rPr>
        <w:t>宫梦, 方阳, 陈伟, 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"https://kns.cnki.net/kcms2/article/abstract?v=Vof-4b7nxdB-Fl-_yaMYU6Xd9s2sy62O1Js5QzpRCFpO2YcPrI4wRqy94oL37o2LtP_zJkzCAUyXqSYd9RKxSy-h98dYcOQQtE8ndF5iVOhE3xmLjL3R5V6OnaO2frvQPJxIFcGGMU7Y0KN-Q0HhjQ==&amp;uniplatform=NZKPT&amp;language=CHS"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纤维素组分对氨基酸热解的影响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[J].化工学报, 2020, 71(5):2312-2319.</w:t>
      </w:r>
      <w:bookmarkEnd w:id="35"/>
      <w:bookmarkEnd w:id="3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8" w:name="_Ref2086092601"/>
      <w:r>
        <w:rPr>
          <w:rFonts w:hint="default" w:ascii="Times New Roman" w:hAnsi="Times New Roman"/>
          <w:color w:val="000000" w:themeColor="text1"/>
          <w:sz w:val="20"/>
          <w:szCs w:val="20"/>
          <w:u w:val="none"/>
          <w:lang w:val="en-US" w:eastAsia="zh-CN"/>
          <w14:textFill>
            <w14:solidFill>
              <w14:schemeClr w14:val="tx1"/>
            </w14:solidFill>
          </w14:textFill>
        </w:rPr>
        <w:t>吴丹焱, 辛善志, 刘标等.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"https://kns.cnki.net/kcms2/article/abstract?v=Vof-4b7nxdB9hNxYmIikeYYbqCY_QmANaKHYPZLg79vlBg2eEz8xDNaXF1bo79ypOgkwf4oAnAGOTn8e-Om9GIXmI_HY6S8lBxuO6lgyNvP7CuUQmrSl9sSyxSI8kZUAofUAWsI53XYJkJLcEQo-mw==&amp;uniplatform=NZKPT&amp;language=CHS"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基于木质素部分脱除及其含量对生物质热解特性的影响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农业工程学报, 2018,34(1):193-197.</w:t>
      </w:r>
      <w:bookmarkEnd w:id="3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9" w:name="_Ref269060990"/>
      <w:r>
        <w:rPr>
          <w:rFonts w:hint="default" w:ascii="Times New Roman" w:hAnsi="Times New Roman"/>
          <w:color w:val="000000" w:themeColor="text1"/>
          <w:sz w:val="20"/>
          <w:szCs w:val="20"/>
          <w:u w:val="none"/>
          <w:lang w:val="en-US" w:eastAsia="zh-CN"/>
          <w14:textFill>
            <w14:solidFill>
              <w14:schemeClr w14:val="tx1"/>
            </w14:solidFill>
          </w14:textFill>
        </w:rPr>
        <w:t>周建强.</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"https://kns.cnki.net/kcms2/article/abstract?v=Vof-4b7nxdBqL2FTDYymhm8ydyUGjk4ApJ0bBCO7XsZHXYhnb98OfiIM043vJrn0ccw2DsGLSo_kcgaCtlumr6IUV5fu1GNsP5dqscN0uSxl_u1sMkIfAVmnmQXxfZCLdvuPFd_we4RXE0Pk6opX_w==&amp;uniplatform=NZKPT&amp;language=CHS"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麦秆热解过程中有机氮转化机理研究</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[D].北京: 华北电力大学, 2019.</w:t>
      </w:r>
      <w:bookmarkEnd w:id="3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0" w:name="_Ref2017668779"/>
      <w:r>
        <w:rPr>
          <w:rFonts w:hint="default"/>
          <w:color w:val="000000" w:themeColor="text1"/>
          <w:sz w:val="20"/>
          <w:u w:val="none"/>
          <w14:textFill>
            <w14:solidFill>
              <w14:schemeClr w14:val="tx1"/>
            </w14:solidFill>
          </w14:textFill>
        </w:rPr>
        <w:t>Sandile F ,Jianqiang C .</w:t>
      </w:r>
      <w:r>
        <w:rPr>
          <w:rFonts w:hint="default"/>
          <w:color w:val="auto"/>
          <w:sz w:val="20"/>
          <w:u w:val="none"/>
        </w:rPr>
        <w:fldChar w:fldCharType="begin"/>
      </w:r>
      <w:r>
        <w:rPr>
          <w:rFonts w:hint="default"/>
          <w:color w:val="auto"/>
          <w:sz w:val="20"/>
          <w:u w:val="none"/>
        </w:rPr>
        <w:instrText xml:space="preserve"> HYPERLINK "https://www.sciencedirect.com/science/article/pii/S1385894722064853" </w:instrText>
      </w:r>
      <w:r>
        <w:rPr>
          <w:rFonts w:hint="default"/>
          <w:color w:val="auto"/>
          <w:sz w:val="20"/>
          <w:u w:val="none"/>
        </w:rPr>
        <w:fldChar w:fldCharType="separate"/>
      </w:r>
      <w:r>
        <w:rPr>
          <w:rStyle w:val="52"/>
          <w:rFonts w:hint="default"/>
          <w:color w:val="auto"/>
          <w:sz w:val="20"/>
        </w:rPr>
        <w:t>A critical review on co-hydrothermal carbonization of biomass and fossil-based feedstocks for cleaner solid fuel production: Synergistic effects and environmental benefits</w:t>
      </w:r>
      <w:r>
        <w:rPr>
          <w:rFonts w:hint="default"/>
          <w:color w:val="auto"/>
          <w:sz w:val="20"/>
          <w:u w:val="none"/>
        </w:rPr>
        <w:fldChar w:fldCharType="end"/>
      </w:r>
      <w:r>
        <w:rPr>
          <w:rFonts w:hint="eastAsia"/>
          <w:color w:val="auto"/>
          <w:sz w:val="20"/>
          <w:u w:val="none"/>
          <w:lang w:val="en-US" w:eastAsia="zh-CN"/>
        </w:rPr>
        <w:t xml:space="preserve"> </w:t>
      </w:r>
      <w:r>
        <w:rPr>
          <w:rFonts w:hint="default"/>
          <w:color w:val="000000" w:themeColor="text1"/>
          <w:sz w:val="20"/>
          <w:u w:val="none"/>
          <w14:textFill>
            <w14:solidFill>
              <w14:schemeClr w14:val="tx1"/>
            </w14:solidFill>
          </w14:textFill>
        </w:rPr>
        <w:t>[J].</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Chemical Engineering Journal,2023,457</w:t>
      </w:r>
      <w:bookmarkEnd w:id="40"/>
      <w:r>
        <w:rPr>
          <w:rFonts w:hint="default"/>
          <w:color w:val="000000" w:themeColor="text1"/>
          <w:sz w:val="20"/>
          <w:u w:val="none"/>
          <w:lang w:val="en-US"/>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1" w:name="_Ref66733532"/>
      <w:r>
        <w:rPr>
          <w:rFonts w:hint="default"/>
          <w:color w:val="000000" w:themeColor="text1"/>
          <w:sz w:val="20"/>
          <w:u w:val="none"/>
          <w14:textFill>
            <w14:solidFill>
              <w14:schemeClr w14:val="tx1"/>
            </w14:solidFill>
          </w14:textFill>
        </w:rPr>
        <w:t>吴俊全,迟铭书,宋晶攀,等.</w:t>
      </w:r>
      <w:r>
        <w:rPr>
          <w:rFonts w:hint="default"/>
          <w:color w:val="auto"/>
          <w:sz w:val="20"/>
          <w:u w:val="none"/>
        </w:rPr>
        <w:fldChar w:fldCharType="begin"/>
      </w:r>
      <w:r>
        <w:rPr>
          <w:rFonts w:hint="default"/>
          <w:color w:val="auto"/>
          <w:sz w:val="20"/>
          <w:u w:val="none"/>
        </w:rPr>
        <w:instrText xml:space="preserve"> HYPERLINK "https://kns.cnki.net/kcms2/article/abstract?v=YoFA4grnCX4E1E7sko9DVARQWIeUvJuOdtTZXKft2r261Yzy-9hV-RS1-HThlOqmTXX1yBuNTPO85b0eNWzd6JWQu-dRsZD0xsdoByOe3DPHaxkKASyq4G0ZEQgZPOjMtAvx_yaRD9g=&amp;uniplatform=NZKPT&amp;language=CHS" </w:instrText>
      </w:r>
      <w:r>
        <w:rPr>
          <w:rFonts w:hint="default"/>
          <w:color w:val="auto"/>
          <w:sz w:val="20"/>
          <w:u w:val="none"/>
        </w:rPr>
        <w:fldChar w:fldCharType="separate"/>
      </w:r>
      <w:r>
        <w:rPr>
          <w:rStyle w:val="52"/>
          <w:rFonts w:hint="default"/>
          <w:color w:val="auto"/>
          <w:sz w:val="20"/>
        </w:rPr>
        <w:t>反应温度对草本类生物质水热碳化产物燃料品质的影响及其生成机理</w:t>
      </w:r>
      <w:r>
        <w:rPr>
          <w:rFonts w:hint="default"/>
          <w:color w:val="auto"/>
          <w:sz w:val="20"/>
          <w:u w:val="none"/>
        </w:rPr>
        <w:fldChar w:fldCharType="end"/>
      </w:r>
      <w:r>
        <w:rPr>
          <w:rFonts w:hint="default"/>
          <w:color w:val="000000" w:themeColor="text1"/>
          <w:sz w:val="20"/>
          <w:u w:val="none"/>
          <w14:textFill>
            <w14:solidFill>
              <w14:schemeClr w14:val="tx1"/>
            </w14:solidFill>
          </w14:textFill>
        </w:rPr>
        <w:t>[J].吉林建筑大学学报,2024,41(01):34-38.</w:t>
      </w:r>
      <w:bookmarkEnd w:id="4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2" w:name="_Ref975248460"/>
      <w:bookmarkStart w:id="43" w:name="_Ref379308656"/>
      <w:r>
        <w:rPr>
          <w:rFonts w:hint="default"/>
          <w:color w:val="000000" w:themeColor="text1"/>
          <w:sz w:val="20"/>
          <w:u w:val="none"/>
          <w14:textFill>
            <w14:solidFill>
              <w14:schemeClr w14:val="tx1"/>
            </w14:solidFill>
          </w14:textFill>
        </w:rPr>
        <w:t xml:space="preserve">LENG L,YANG L,LENG S,et al.A review on nitrogen transformation in hydrochar during hydrothermal carbonization of biomass containing nitrogen[J].Science of The Total Environment,2021,756:143679. </w:t>
      </w:r>
      <w:bookmarkEnd w:id="4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4" w:name="_Ref1858149727"/>
      <w:r>
        <w:rPr>
          <w:rFonts w:hint="default"/>
          <w:color w:val="000000" w:themeColor="text1"/>
          <w:sz w:val="20"/>
          <w:u w:val="none"/>
          <w14:textFill>
            <w14:solidFill>
              <w14:schemeClr w14:val="tx1"/>
            </w14:solidFill>
          </w14:textFill>
        </w:rPr>
        <w:t>汪锦川,徐德良,卫俊涛,等.</w:t>
      </w:r>
      <w:r>
        <w:rPr>
          <w:rFonts w:hint="default"/>
          <w:color w:val="auto"/>
          <w:sz w:val="20"/>
          <w:u w:val="none"/>
        </w:rPr>
        <w:fldChar w:fldCharType="begin"/>
      </w:r>
      <w:r>
        <w:rPr>
          <w:rFonts w:hint="default"/>
          <w:color w:val="auto"/>
          <w:sz w:val="20"/>
          <w:u w:val="none"/>
        </w:rPr>
        <w:instrText xml:space="preserve"> HYPERLINK "https://kns.cnki.net/kcms2/article/abstract?v=Skeo7MzZydYNWAi9NWkAeFVoFH7StauoFOHhUrb4ae-S3GMrcAB-3mLPTJh-J-FXWzcuZA4d6hnZ2CxzposTJ1_1fGdeMgzEX8inDkkI7cST1jpllMk01tyYGXgdbyD5Qbm67PnfVGsMwZmzy1vhBQ==&amp;uniplatform=NZKPT&amp;language=CHS" </w:instrText>
      </w:r>
      <w:r>
        <w:rPr>
          <w:rFonts w:hint="default"/>
          <w:color w:val="auto"/>
          <w:sz w:val="20"/>
          <w:u w:val="none"/>
        </w:rPr>
        <w:fldChar w:fldCharType="separate"/>
      </w:r>
      <w:r>
        <w:rPr>
          <w:rStyle w:val="37"/>
          <w:rFonts w:hint="default"/>
          <w:color w:val="auto"/>
          <w:sz w:val="20"/>
        </w:rPr>
        <w:t>纤维板水热转化氮在固液两相迁移与转化特性</w:t>
      </w:r>
      <w:r>
        <w:rPr>
          <w:rFonts w:hint="default"/>
          <w:color w:val="auto"/>
          <w:sz w:val="20"/>
          <w:u w:val="none"/>
        </w:rPr>
        <w:fldChar w:fldCharType="end"/>
      </w:r>
      <w:r>
        <w:rPr>
          <w:rFonts w:hint="default"/>
          <w:color w:val="000000" w:themeColor="text1"/>
          <w:sz w:val="20"/>
          <w:u w:val="none"/>
          <w14:textFill>
            <w14:solidFill>
              <w14:schemeClr w14:val="tx1"/>
            </w14:solidFill>
          </w14:textFill>
        </w:rPr>
        <w:t>[J].煤炭学报,</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2023,</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48(06):2306-2314.</w:t>
      </w:r>
      <w:bookmarkEnd w:id="43"/>
      <w:bookmarkEnd w:id="4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5" w:name="_Ref344554991"/>
      <w:r>
        <w:rPr>
          <w:rFonts w:hint="default"/>
          <w:color w:val="auto"/>
          <w:sz w:val="20"/>
          <w:u w:val="none"/>
        </w:rPr>
        <w:t>KANG S,LI X,FAN J,et al.</w:t>
      </w:r>
      <w:r>
        <w:rPr>
          <w:rFonts w:hint="default"/>
          <w:color w:val="auto"/>
          <w:sz w:val="20"/>
          <w:u w:val="none"/>
        </w:rPr>
        <w:fldChar w:fldCharType="begin"/>
      </w:r>
      <w:r>
        <w:rPr>
          <w:rFonts w:hint="default"/>
          <w:color w:val="auto"/>
          <w:sz w:val="20"/>
          <w:u w:val="none"/>
        </w:rPr>
        <w:instrText xml:space="preserve"> HYPERLINK "https://pubs.acs.org/doi/full/10.1021/ie300565d" </w:instrText>
      </w:r>
      <w:r>
        <w:rPr>
          <w:rFonts w:hint="default"/>
          <w:color w:val="auto"/>
          <w:sz w:val="20"/>
          <w:u w:val="none"/>
        </w:rPr>
        <w:fldChar w:fldCharType="separate"/>
      </w:r>
      <w:r>
        <w:rPr>
          <w:rStyle w:val="52"/>
          <w:rFonts w:hint="default"/>
          <w:color w:val="auto"/>
          <w:sz w:val="20"/>
        </w:rPr>
        <w:t>Characterization of hydrochars produced by hydrothermal carbonization of lignin,cellulose,D-xylose,and wood meal</w:t>
      </w:r>
      <w:r>
        <w:rPr>
          <w:rFonts w:hint="default"/>
          <w:color w:val="auto"/>
          <w:sz w:val="20"/>
          <w:u w:val="none"/>
        </w:rPr>
        <w:fldChar w:fldCharType="end"/>
      </w:r>
      <w:r>
        <w:rPr>
          <w:rFonts w:hint="default"/>
          <w:color w:val="auto"/>
          <w:sz w:val="20"/>
          <w:u w:val="none"/>
        </w:rPr>
        <w:t>[J].Industrial&amp;Engineering Chemistry Research,2012,51(26):9023-9031.</w:t>
      </w:r>
      <w:bookmarkEnd w:id="4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6" w:name="_Ref1996914718"/>
      <w:r>
        <w:rPr>
          <w:rFonts w:hint="default"/>
          <w:color w:val="auto"/>
          <w:sz w:val="20"/>
          <w:u w:val="none"/>
        </w:rPr>
        <w:t>LENG S,LENG L,CHEN L,et al.</w:t>
      </w:r>
      <w:r>
        <w:rPr>
          <w:rFonts w:hint="default"/>
          <w:color w:val="auto"/>
          <w:sz w:val="20"/>
          <w:u w:val="none"/>
        </w:rPr>
        <w:fldChar w:fldCharType="begin"/>
      </w:r>
      <w:r>
        <w:rPr>
          <w:rFonts w:hint="default"/>
          <w:color w:val="auto"/>
          <w:sz w:val="20"/>
          <w:u w:val="none"/>
        </w:rPr>
        <w:instrText xml:space="preserve"> HYPERLINK "https://www.sciencedirect.com/science/article/pii/S0960852420313535" </w:instrText>
      </w:r>
      <w:r>
        <w:rPr>
          <w:rFonts w:hint="default"/>
          <w:color w:val="auto"/>
          <w:sz w:val="20"/>
          <w:u w:val="none"/>
        </w:rPr>
        <w:fldChar w:fldCharType="separate"/>
      </w:r>
      <w:r>
        <w:rPr>
          <w:rStyle w:val="52"/>
          <w:rFonts w:hint="default"/>
          <w:color w:val="auto"/>
          <w:sz w:val="20"/>
        </w:rPr>
        <w:t>The effect of aqueous phase recirculation on hydrothermal liquefaction/carbonization of biomass:A review</w:t>
      </w:r>
      <w:r>
        <w:rPr>
          <w:rFonts w:hint="default"/>
          <w:color w:val="auto"/>
          <w:sz w:val="20"/>
          <w:u w:val="none"/>
        </w:rPr>
        <w:fldChar w:fldCharType="end"/>
      </w:r>
      <w:r>
        <w:rPr>
          <w:rFonts w:hint="default"/>
          <w:color w:val="auto"/>
          <w:sz w:val="20"/>
          <w:u w:val="none"/>
        </w:rPr>
        <w:t>[J].Bioresource Technology,2020,318:124081.</w:t>
      </w:r>
      <w:bookmarkEnd w:id="4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7" w:name="_Ref1079532396"/>
      <w:r>
        <w:rPr>
          <w:rFonts w:hint="default"/>
          <w:color w:val="auto"/>
          <w:sz w:val="20"/>
          <w:u w:val="none"/>
        </w:rPr>
        <w:t>LUBIS M A R,PARK B-D.</w:t>
      </w:r>
      <w:r>
        <w:rPr>
          <w:rFonts w:hint="default"/>
          <w:color w:val="auto"/>
          <w:sz w:val="20"/>
          <w:u w:val="none"/>
        </w:rPr>
        <w:fldChar w:fldCharType="begin"/>
      </w:r>
      <w:r>
        <w:rPr>
          <w:rFonts w:hint="default"/>
          <w:color w:val="auto"/>
          <w:sz w:val="20"/>
          <w:u w:val="none"/>
        </w:rPr>
        <w:instrText xml:space="preserve"> HYPERLINK "https://www.degruyter.com/document/doi/10.1515/hf-2018-0010/html" </w:instrText>
      </w:r>
      <w:r>
        <w:rPr>
          <w:rFonts w:hint="default"/>
          <w:color w:val="auto"/>
          <w:sz w:val="20"/>
          <w:u w:val="none"/>
        </w:rPr>
        <w:fldChar w:fldCharType="separate"/>
      </w:r>
      <w:r>
        <w:rPr>
          <w:rStyle w:val="37"/>
          <w:rFonts w:hint="default"/>
          <w:color w:val="auto"/>
          <w:sz w:val="20"/>
        </w:rPr>
        <w:t>Analysis of the hydrolysates from cured and uncured urea-formaldehyde(UF) resins with two F/U mole ratios</w:t>
      </w:r>
      <w:r>
        <w:rPr>
          <w:rFonts w:hint="default"/>
          <w:color w:val="auto"/>
          <w:sz w:val="20"/>
          <w:u w:val="none"/>
        </w:rPr>
        <w:fldChar w:fldCharType="end"/>
      </w:r>
      <w:r>
        <w:rPr>
          <w:rFonts w:hint="default"/>
          <w:color w:val="auto"/>
          <w:sz w:val="20"/>
          <w:u w:val="none"/>
        </w:rPr>
        <w:t xml:space="preserve">[J].Holzforschung,2018,72(9):759-768. </w:t>
      </w:r>
      <w:bookmarkEnd w:id="4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8" w:name="_Ref170529289"/>
      <w:r>
        <w:rPr>
          <w:rFonts w:hint="default"/>
          <w:color w:val="auto"/>
          <w:sz w:val="20"/>
          <w:u w:val="none"/>
        </w:rPr>
        <w:t>LIU M,WANG Y,WU Y Q,et al.</w:t>
      </w:r>
      <w:r>
        <w:rPr>
          <w:rFonts w:hint="default"/>
          <w:color w:val="auto"/>
          <w:sz w:val="20"/>
          <w:u w:val="none"/>
        </w:rPr>
        <w:fldChar w:fldCharType="begin"/>
      </w:r>
      <w:r>
        <w:rPr>
          <w:rFonts w:hint="default"/>
          <w:color w:val="auto"/>
          <w:sz w:val="20"/>
          <w:u w:val="none"/>
        </w:rPr>
        <w:instrText xml:space="preserve"> HYPERLINK "https://www.sciencedirect.com/science/article/pii/S0304389418303662" </w:instrText>
      </w:r>
      <w:r>
        <w:rPr>
          <w:rFonts w:hint="default"/>
          <w:color w:val="auto"/>
          <w:sz w:val="20"/>
          <w:u w:val="none"/>
        </w:rPr>
        <w:fldChar w:fldCharType="separate"/>
      </w:r>
      <w:r>
        <w:rPr>
          <w:rStyle w:val="52"/>
          <w:rFonts w:hint="default"/>
          <w:color w:val="auto"/>
          <w:sz w:val="20"/>
        </w:rPr>
        <w:t>Hydrolysis and recycling of urea formaldehyde resin residues</w:t>
      </w:r>
      <w:r>
        <w:rPr>
          <w:rFonts w:hint="default"/>
          <w:color w:val="auto"/>
          <w:sz w:val="20"/>
          <w:u w:val="none"/>
        </w:rPr>
        <w:fldChar w:fldCharType="end"/>
      </w:r>
      <w:r>
        <w:rPr>
          <w:rFonts w:hint="default"/>
          <w:color w:val="auto"/>
          <w:sz w:val="20"/>
          <w:u w:val="none"/>
        </w:rPr>
        <w:t xml:space="preserve">[J].Journal of Hazardous Materials,2018,355:96-103. </w:t>
      </w:r>
      <w:bookmarkEnd w:id="48"/>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SimSun">
    <w:panose1 w:val="02010600030101010101"/>
    <w:charset w:val="86"/>
    <w:family w:val="auto"/>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 w:name="华文中宋">
    <w:altName w:val="宋体"/>
    <w:panose1 w:val="02010600040101010101"/>
    <w:charset w:val="00"/>
    <w:family w:val="auto"/>
    <w:pitch w:val="default"/>
    <w:sig w:usb0="00000000" w:usb1="00000000" w:usb2="00000010" w:usb3="00000000" w:csb0="0004009F" w:csb1="00000000"/>
  </w:font>
  <w:font w:name="方正姚体">
    <w:altName w:val="宋体"/>
    <w:panose1 w:val="02010601030101010101"/>
    <w:charset w:val="00"/>
    <w:family w:val="auto"/>
    <w:pitch w:val="default"/>
    <w:sig w:usb0="00000000" w:usb1="00000000" w:usb2="00000010" w:usb3="00000000" w:csb0="00040000" w:csb1="00000000"/>
  </w:font>
  <w:font w:name="楷体_GB2312">
    <w:panose1 w:val="02010609030101010101"/>
    <w:charset w:val="86"/>
    <w:family w:val="modern"/>
    <w:pitch w:val="default"/>
    <w:sig w:usb0="00000001" w:usb1="080E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Tahoma">
    <w:altName w:val="DejaVu Sans"/>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Zs0TG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3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B7B1D4"/>
    <w:multiLevelType w:val="singleLevel"/>
    <w:tmpl w:val="9EB7B1D4"/>
    <w:lvl w:ilvl="0" w:tentative="0">
      <w:start w:val="4"/>
      <w:numFmt w:val="chineseCounting"/>
      <w:suff w:val="space"/>
      <w:lvlText w:val="第%1章"/>
      <w:lvlJc w:val="left"/>
      <w:rPr>
        <w:rFonts w:hint="eastAsia"/>
      </w:rPr>
    </w:lvl>
  </w:abstractNum>
  <w:abstractNum w:abstractNumId="1">
    <w:nsid w:val="FFFFFF7C"/>
    <w:multiLevelType w:val="singleLevel"/>
    <w:tmpl w:val="FFFFFF7C"/>
    <w:lvl w:ilvl="0" w:tentative="0">
      <w:start w:val="1"/>
      <w:numFmt w:val="decimal"/>
      <w:pStyle w:val="83"/>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2"/>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1"/>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80"/>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3"/>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2"/>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1"/>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70"/>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9"/>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9"/>
      <w:lvlText w:val=""/>
      <w:lvlJc w:val="left"/>
      <w:pPr>
        <w:tabs>
          <w:tab w:val="left" w:pos="360"/>
        </w:tabs>
        <w:ind w:left="360" w:hanging="360" w:hangingChars="200"/>
      </w:pPr>
      <w:rPr>
        <w:rFonts w:hint="default" w:ascii="Wingdings" w:hAnsi="Wingdings"/>
      </w:rPr>
    </w:lvl>
  </w:abstractNum>
  <w:abstractNum w:abstractNumId="11">
    <w:nsid w:val="4FF52747"/>
    <w:multiLevelType w:val="multilevel"/>
    <w:tmpl w:val="4FF5274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an">
    <w15:presenceInfo w15:providerId="None" w15:userId="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val="1"/>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DFB94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C3BB52"/>
    <w:rsid w:val="16FDADC0"/>
    <w:rsid w:val="1DDF18F7"/>
    <w:rsid w:val="1F7F6D13"/>
    <w:rsid w:val="2DFA50A1"/>
    <w:rsid w:val="2F7F0036"/>
    <w:rsid w:val="31EE12EE"/>
    <w:rsid w:val="33FFC23F"/>
    <w:rsid w:val="37CB6C0F"/>
    <w:rsid w:val="3F763897"/>
    <w:rsid w:val="3FAE4630"/>
    <w:rsid w:val="3FB7EE50"/>
    <w:rsid w:val="3FFD6901"/>
    <w:rsid w:val="578F6AF9"/>
    <w:rsid w:val="58DF252F"/>
    <w:rsid w:val="5DAD9705"/>
    <w:rsid w:val="5EFFBC0D"/>
    <w:rsid w:val="5F7BC60E"/>
    <w:rsid w:val="5FF3D14C"/>
    <w:rsid w:val="5FFB6AB8"/>
    <w:rsid w:val="66F661C0"/>
    <w:rsid w:val="6CFBDBDB"/>
    <w:rsid w:val="6DDE2A90"/>
    <w:rsid w:val="6F7D9FC9"/>
    <w:rsid w:val="72DFB949"/>
    <w:rsid w:val="73CD07DB"/>
    <w:rsid w:val="73EF6260"/>
    <w:rsid w:val="756F0015"/>
    <w:rsid w:val="757CEF70"/>
    <w:rsid w:val="7659F043"/>
    <w:rsid w:val="797BD2EE"/>
    <w:rsid w:val="7A3F7A75"/>
    <w:rsid w:val="7B7FC6D4"/>
    <w:rsid w:val="7DB6BE14"/>
    <w:rsid w:val="7DEF88EE"/>
    <w:rsid w:val="7DFD6330"/>
    <w:rsid w:val="7E2EB826"/>
    <w:rsid w:val="7F17922B"/>
    <w:rsid w:val="7F7CC107"/>
    <w:rsid w:val="7F815CC5"/>
    <w:rsid w:val="7FB94F31"/>
    <w:rsid w:val="7FBF6348"/>
    <w:rsid w:val="7FBF6DDE"/>
    <w:rsid w:val="7FFC55B6"/>
    <w:rsid w:val="7FFEA482"/>
    <w:rsid w:val="7FFF6D6D"/>
    <w:rsid w:val="8FDF75EE"/>
    <w:rsid w:val="97FFFDCE"/>
    <w:rsid w:val="A36BDA43"/>
    <w:rsid w:val="B7BFB7A7"/>
    <w:rsid w:val="B9E328C9"/>
    <w:rsid w:val="BB97244D"/>
    <w:rsid w:val="BBFB6C7A"/>
    <w:rsid w:val="BCED4D0B"/>
    <w:rsid w:val="BD3EA874"/>
    <w:rsid w:val="BDBF399A"/>
    <w:rsid w:val="BF979524"/>
    <w:rsid w:val="BFBC7B6B"/>
    <w:rsid w:val="BFBEAC28"/>
    <w:rsid w:val="BFFFAF7C"/>
    <w:rsid w:val="BFFFCD31"/>
    <w:rsid w:val="CF79EE6C"/>
    <w:rsid w:val="D7B3E74A"/>
    <w:rsid w:val="D7EED1EB"/>
    <w:rsid w:val="D96725FF"/>
    <w:rsid w:val="DF3F4575"/>
    <w:rsid w:val="E77F311F"/>
    <w:rsid w:val="E7EF8272"/>
    <w:rsid w:val="E7FE56B0"/>
    <w:rsid w:val="EDBEFD92"/>
    <w:rsid w:val="EECFFB2E"/>
    <w:rsid w:val="EFDBC48C"/>
    <w:rsid w:val="EFF8DD45"/>
    <w:rsid w:val="EFFF5E6E"/>
    <w:rsid w:val="EFFF8CBA"/>
    <w:rsid w:val="F1F1D71F"/>
    <w:rsid w:val="F34B9F38"/>
    <w:rsid w:val="F3B36D13"/>
    <w:rsid w:val="F59F9F5F"/>
    <w:rsid w:val="F6DB60E7"/>
    <w:rsid w:val="F6FF6AC5"/>
    <w:rsid w:val="F77780FE"/>
    <w:rsid w:val="F7E1598C"/>
    <w:rsid w:val="F9BF56FB"/>
    <w:rsid w:val="F9D68DEE"/>
    <w:rsid w:val="F9FF5BC1"/>
    <w:rsid w:val="FAFC5C18"/>
    <w:rsid w:val="FAFFA293"/>
    <w:rsid w:val="FB7FA321"/>
    <w:rsid w:val="FB9E0A29"/>
    <w:rsid w:val="FBB5B29C"/>
    <w:rsid w:val="FBFD5FD0"/>
    <w:rsid w:val="FCB34CDA"/>
    <w:rsid w:val="FD3A426F"/>
    <w:rsid w:val="FDABEF17"/>
    <w:rsid w:val="FDDE6B8B"/>
    <w:rsid w:val="FDFADA27"/>
    <w:rsid w:val="FE3B2C3B"/>
    <w:rsid w:val="FEB73133"/>
    <w:rsid w:val="FF7E020B"/>
    <w:rsid w:val="FFA63F50"/>
    <w:rsid w:val="FFCF130C"/>
    <w:rsid w:val="FFF7CDA1"/>
    <w:rsid w:val="FFF9629E"/>
    <w:rsid w:val="FFFC40F8"/>
    <w:rsid w:val="FFFD757F"/>
    <w:rsid w:val="FFFF2DF3"/>
    <w:rsid w:val="FFFF3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宋体" w:cs="Times New Roman"/>
      <w:sz w:val="24"/>
      <w:lang w:val="en-US" w:eastAsia="zh-CN" w:bidi="ar-SA"/>
    </w:rPr>
  </w:style>
  <w:style w:type="paragraph" w:styleId="2">
    <w:name w:val="heading 1"/>
    <w:basedOn w:val="1"/>
    <w:next w:val="1"/>
    <w:qFormat/>
    <w:uiPriority w:val="0"/>
    <w:pPr>
      <w:spacing w:before="0" w:beforeAutospacing="1" w:after="0" w:afterAutospacing="1" w:line="240" w:lineRule="auto"/>
      <w:jc w:val="center"/>
      <w:outlineLvl w:val="0"/>
    </w:pPr>
    <w:rPr>
      <w:rFonts w:ascii="Times New Roman" w:hAnsi="Times New Roman" w:eastAsia="黑体" w:cs="宋体"/>
      <w:b/>
      <w:bCs/>
      <w:kern w:val="44"/>
      <w:sz w:val="48"/>
      <w:szCs w:val="48"/>
    </w:rPr>
  </w:style>
  <w:style w:type="paragraph" w:styleId="3">
    <w:name w:val="heading 2"/>
    <w:basedOn w:val="1"/>
    <w:next w:val="1"/>
    <w:unhideWhenUsed/>
    <w:qFormat/>
    <w:uiPriority w:val="0"/>
    <w:pPr>
      <w:keepNext/>
      <w:keepLines/>
      <w:spacing w:before="260" w:after="260" w:line="240" w:lineRule="auto"/>
      <w:jc w:val="center"/>
      <w:outlineLvl w:val="1"/>
    </w:pPr>
    <w:rPr>
      <w:rFonts w:ascii="Times New Roman" w:hAnsi="Times New Roman" w:eastAsia="黑体"/>
      <w:bCs/>
      <w:sz w:val="36"/>
      <w:szCs w:val="32"/>
    </w:rPr>
  </w:style>
  <w:style w:type="paragraph" w:styleId="4">
    <w:name w:val="heading 3"/>
    <w:basedOn w:val="1"/>
    <w:next w:val="1"/>
    <w:unhideWhenUsed/>
    <w:qFormat/>
    <w:uiPriority w:val="0"/>
    <w:pPr>
      <w:keepNext/>
      <w:keepLines/>
      <w:spacing w:before="10" w:after="10" w:line="360" w:lineRule="auto"/>
      <w:outlineLvl w:val="2"/>
    </w:pPr>
    <w:rPr>
      <w:rFonts w:eastAsia="黑体"/>
      <w:bCs/>
      <w:szCs w:val="32"/>
    </w:rPr>
  </w:style>
  <w:style w:type="paragraph" w:styleId="5">
    <w:name w:val="heading 4"/>
    <w:basedOn w:val="6"/>
    <w:next w:val="1"/>
    <w:unhideWhenUsed/>
    <w:qFormat/>
    <w:uiPriority w:val="0"/>
    <w:pPr>
      <w:spacing w:before="0" w:beforeAutospacing="1" w:after="16530" w:afterAutospacing="1"/>
      <w:ind w:firstLine="0" w:firstLineChars="0"/>
      <w:jc w:val="left"/>
      <w:outlineLvl w:val="3"/>
    </w:pPr>
    <w:rPr>
      <w:rFonts w:ascii="Times New Roman" w:hAnsi="Times New Roman" w:eastAsia="黑体" w:cs="宋体"/>
      <w:bCs/>
    </w:rPr>
  </w:style>
  <w:style w:type="paragraph" w:styleId="7">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9">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10">
    <w:name w:val="heading 8"/>
    <w:basedOn w:val="1"/>
    <w:next w:val="1"/>
    <w:semiHidden/>
    <w:unhideWhenUsed/>
    <w:qFormat/>
    <w:uiPriority w:val="0"/>
    <w:pPr>
      <w:keepNext/>
      <w:keepLines/>
      <w:spacing w:before="240" w:after="64" w:line="320" w:lineRule="auto"/>
      <w:outlineLvl w:val="7"/>
    </w:pPr>
    <w:rPr>
      <w:sz w:val="24"/>
      <w:szCs w:val="24"/>
    </w:rPr>
  </w:style>
  <w:style w:type="paragraph" w:styleId="11">
    <w:name w:val="heading 9"/>
    <w:basedOn w:val="1"/>
    <w:next w:val="1"/>
    <w:semiHidden/>
    <w:unhideWhenUsed/>
    <w:qFormat/>
    <w:uiPriority w:val="0"/>
    <w:pPr>
      <w:keepNext/>
      <w:keepLines/>
      <w:spacing w:before="240" w:after="64" w:line="320" w:lineRule="auto"/>
      <w:outlineLvl w:val="8"/>
    </w:pPr>
    <w:rPr>
      <w:szCs w:val="21"/>
    </w:rPr>
  </w:style>
  <w:style w:type="character" w:default="1" w:styleId="12">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customStyle="1" w:styleId="6">
    <w:name w:val="正文"/>
    <w:basedOn w:val="1"/>
    <w:next w:val="1"/>
    <w:qFormat/>
    <w:uiPriority w:val="0"/>
    <w:pPr>
      <w:spacing w:line="360" w:lineRule="auto"/>
      <w:ind w:firstLine="398" w:firstLineChars="181"/>
      <w:jc w:val="both"/>
    </w:pPr>
    <w:rPr>
      <w:rFonts w:hint="default" w:ascii="Times New Roman" w:hAnsi="Times New Roman" w:eastAsia="SimSun" w:cs="Times New Roman"/>
      <w:sz w:val="24"/>
      <w:szCs w:val="24"/>
      <w:lang w:bidi="ar"/>
    </w:rPr>
  </w:style>
  <w:style w:type="paragraph" w:styleId="14">
    <w:name w:val="Balloon Text"/>
    <w:basedOn w:val="1"/>
    <w:qFormat/>
    <w:uiPriority w:val="0"/>
    <w:rPr>
      <w:sz w:val="16"/>
      <w:szCs w:val="16"/>
    </w:rPr>
  </w:style>
  <w:style w:type="paragraph" w:styleId="15">
    <w:name w:val="Block Text"/>
    <w:basedOn w:val="1"/>
    <w:qFormat/>
    <w:uiPriority w:val="0"/>
    <w:pPr>
      <w:spacing w:after="120"/>
      <w:ind w:left="1440" w:leftChars="700" w:right="1440" w:rightChars="700"/>
    </w:pPr>
  </w:style>
  <w:style w:type="paragraph" w:styleId="16">
    <w:name w:val="Body Text"/>
    <w:basedOn w:val="1"/>
    <w:qFormat/>
    <w:uiPriority w:val="0"/>
    <w:pPr>
      <w:spacing w:after="120"/>
    </w:pPr>
  </w:style>
  <w:style w:type="paragraph" w:styleId="17">
    <w:name w:val="Body Text 2"/>
    <w:basedOn w:val="1"/>
    <w:qFormat/>
    <w:uiPriority w:val="0"/>
    <w:pPr>
      <w:spacing w:after="120" w:line="480" w:lineRule="auto"/>
    </w:pPr>
  </w:style>
  <w:style w:type="paragraph" w:styleId="18">
    <w:name w:val="Body Text 3"/>
    <w:basedOn w:val="1"/>
    <w:qFormat/>
    <w:uiPriority w:val="0"/>
    <w:pPr>
      <w:spacing w:after="120"/>
    </w:pPr>
    <w:rPr>
      <w:sz w:val="16"/>
      <w:szCs w:val="16"/>
    </w:rPr>
  </w:style>
  <w:style w:type="paragraph" w:styleId="19">
    <w:name w:val="Body Text First Indent"/>
    <w:basedOn w:val="16"/>
    <w:qFormat/>
    <w:uiPriority w:val="0"/>
    <w:pPr>
      <w:ind w:firstLine="420" w:firstLineChars="100"/>
    </w:pPr>
  </w:style>
  <w:style w:type="paragraph" w:styleId="20">
    <w:name w:val="Body Text Indent"/>
    <w:basedOn w:val="1"/>
    <w:qFormat/>
    <w:uiPriority w:val="0"/>
    <w:pPr>
      <w:spacing w:after="120"/>
      <w:ind w:left="420" w:leftChars="200"/>
    </w:pPr>
  </w:style>
  <w:style w:type="paragraph" w:styleId="21">
    <w:name w:val="Body Text First Indent 2"/>
    <w:basedOn w:val="20"/>
    <w:qFormat/>
    <w:uiPriority w:val="0"/>
    <w:pPr>
      <w:ind w:firstLine="420" w:firstLineChars="200"/>
    </w:pPr>
  </w:style>
  <w:style w:type="paragraph" w:styleId="22">
    <w:name w:val="Body Text Indent 2"/>
    <w:basedOn w:val="1"/>
    <w:qFormat/>
    <w:uiPriority w:val="0"/>
    <w:pPr>
      <w:spacing w:after="120" w:line="480" w:lineRule="auto"/>
      <w:ind w:left="420" w:leftChars="200"/>
    </w:pPr>
  </w:style>
  <w:style w:type="paragraph" w:styleId="23">
    <w:name w:val="Body Text Indent 3"/>
    <w:basedOn w:val="1"/>
    <w:qFormat/>
    <w:uiPriority w:val="0"/>
    <w:pPr>
      <w:spacing w:after="120"/>
      <w:ind w:left="420" w:leftChars="200"/>
    </w:pPr>
    <w:rPr>
      <w:sz w:val="16"/>
      <w:szCs w:val="16"/>
    </w:rPr>
  </w:style>
  <w:style w:type="paragraph" w:styleId="24">
    <w:name w:val="caption"/>
    <w:basedOn w:val="1"/>
    <w:next w:val="1"/>
    <w:semiHidden/>
    <w:unhideWhenUsed/>
    <w:qFormat/>
    <w:uiPriority w:val="0"/>
    <w:rPr>
      <w:rFonts w:ascii="Arial" w:hAnsi="Arial" w:eastAsia="黑体" w:cs="Arial"/>
      <w:sz w:val="20"/>
    </w:rPr>
  </w:style>
  <w:style w:type="paragraph" w:styleId="25">
    <w:name w:val="Closing"/>
    <w:basedOn w:val="1"/>
    <w:qFormat/>
    <w:uiPriority w:val="0"/>
    <w:pPr>
      <w:ind w:left="100" w:leftChars="2100"/>
    </w:pPr>
  </w:style>
  <w:style w:type="character" w:styleId="26">
    <w:name w:val="annotation reference"/>
    <w:basedOn w:val="12"/>
    <w:qFormat/>
    <w:uiPriority w:val="0"/>
    <w:rPr>
      <w:sz w:val="21"/>
      <w:szCs w:val="21"/>
    </w:rPr>
  </w:style>
  <w:style w:type="paragraph" w:styleId="27">
    <w:name w:val="annotation text"/>
    <w:basedOn w:val="1"/>
    <w:qFormat/>
    <w:uiPriority w:val="0"/>
    <w:pPr>
      <w:jc w:val="left"/>
    </w:pPr>
  </w:style>
  <w:style w:type="paragraph" w:styleId="28">
    <w:name w:val="annotation subject"/>
    <w:basedOn w:val="27"/>
    <w:next w:val="27"/>
    <w:qFormat/>
    <w:uiPriority w:val="0"/>
    <w:rPr>
      <w:b/>
      <w:bCs/>
    </w:rPr>
  </w:style>
  <w:style w:type="paragraph" w:styleId="29">
    <w:name w:val="Date"/>
    <w:basedOn w:val="1"/>
    <w:next w:val="1"/>
    <w:qFormat/>
    <w:uiPriority w:val="0"/>
    <w:pPr>
      <w:ind w:left="100" w:leftChars="2500"/>
    </w:pPr>
  </w:style>
  <w:style w:type="paragraph" w:styleId="30">
    <w:name w:val="Document Map"/>
    <w:basedOn w:val="1"/>
    <w:qFormat/>
    <w:uiPriority w:val="0"/>
    <w:pPr>
      <w:shd w:val="clear" w:color="auto" w:fill="000080"/>
    </w:pPr>
  </w:style>
  <w:style w:type="paragraph" w:styleId="31">
    <w:name w:val="E-mail Signature"/>
    <w:basedOn w:val="1"/>
    <w:qFormat/>
    <w:uiPriority w:val="0"/>
  </w:style>
  <w:style w:type="character" w:styleId="32">
    <w:name w:val="Emphasis"/>
    <w:basedOn w:val="12"/>
    <w:qFormat/>
    <w:uiPriority w:val="0"/>
    <w:rPr>
      <w:i/>
      <w:iCs/>
    </w:rPr>
  </w:style>
  <w:style w:type="character" w:styleId="33">
    <w:name w:val="endnote reference"/>
    <w:basedOn w:val="12"/>
    <w:qFormat/>
    <w:uiPriority w:val="0"/>
    <w:rPr>
      <w:vertAlign w:val="superscript"/>
    </w:rPr>
  </w:style>
  <w:style w:type="paragraph" w:styleId="34">
    <w:name w:val="endnote text"/>
    <w:basedOn w:val="1"/>
    <w:qFormat/>
    <w:uiPriority w:val="0"/>
    <w:pPr>
      <w:snapToGrid w:val="0"/>
      <w:jc w:val="left"/>
    </w:pPr>
  </w:style>
  <w:style w:type="paragraph" w:styleId="35">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6">
    <w:name w:val="envelope return"/>
    <w:basedOn w:val="1"/>
    <w:qFormat/>
    <w:uiPriority w:val="0"/>
    <w:pPr>
      <w:snapToGrid w:val="0"/>
    </w:pPr>
    <w:rPr>
      <w:rFonts w:ascii="Arial" w:hAnsi="Arial" w:cs="Arial"/>
    </w:rPr>
  </w:style>
  <w:style w:type="character" w:styleId="37">
    <w:name w:val="FollowedHyperlink"/>
    <w:basedOn w:val="12"/>
    <w:qFormat/>
    <w:uiPriority w:val="0"/>
    <w:rPr>
      <w:color w:val="800080"/>
      <w:u w:val="single"/>
    </w:rPr>
  </w:style>
  <w:style w:type="paragraph" w:styleId="38">
    <w:name w:val="footer"/>
    <w:basedOn w:val="1"/>
    <w:qFormat/>
    <w:uiPriority w:val="0"/>
    <w:pPr>
      <w:tabs>
        <w:tab w:val="center" w:pos="4153"/>
        <w:tab w:val="right" w:pos="8306"/>
      </w:tabs>
      <w:snapToGrid w:val="0"/>
      <w:jc w:val="left"/>
    </w:pPr>
    <w:rPr>
      <w:sz w:val="18"/>
      <w:szCs w:val="18"/>
    </w:rPr>
  </w:style>
  <w:style w:type="character" w:styleId="39">
    <w:name w:val="footnote reference"/>
    <w:basedOn w:val="12"/>
    <w:qFormat/>
    <w:uiPriority w:val="0"/>
    <w:rPr>
      <w:vertAlign w:val="superscript"/>
    </w:rPr>
  </w:style>
  <w:style w:type="paragraph" w:styleId="40">
    <w:name w:val="footnote text"/>
    <w:basedOn w:val="1"/>
    <w:qFormat/>
    <w:uiPriority w:val="0"/>
    <w:pPr>
      <w:snapToGrid w:val="0"/>
      <w:jc w:val="left"/>
    </w:pPr>
    <w:rPr>
      <w:sz w:val="18"/>
      <w:szCs w:val="18"/>
    </w:rPr>
  </w:style>
  <w:style w:type="paragraph" w:styleId="41">
    <w:name w:val="header"/>
    <w:basedOn w:val="1"/>
    <w:qFormat/>
    <w:uiPriority w:val="0"/>
    <w:pPr>
      <w:tabs>
        <w:tab w:val="center" w:pos="4153"/>
        <w:tab w:val="right" w:pos="8306"/>
      </w:tabs>
      <w:snapToGrid w:val="0"/>
    </w:pPr>
    <w:rPr>
      <w:sz w:val="18"/>
      <w:szCs w:val="18"/>
    </w:rPr>
  </w:style>
  <w:style w:type="character" w:styleId="42">
    <w:name w:val="HTML Acronym"/>
    <w:basedOn w:val="12"/>
    <w:qFormat/>
    <w:uiPriority w:val="0"/>
  </w:style>
  <w:style w:type="paragraph" w:styleId="43">
    <w:name w:val="HTML Address"/>
    <w:basedOn w:val="1"/>
    <w:qFormat/>
    <w:uiPriority w:val="0"/>
    <w:rPr>
      <w:i/>
      <w:iCs/>
    </w:rPr>
  </w:style>
  <w:style w:type="character" w:styleId="44">
    <w:name w:val="HTML Cite"/>
    <w:basedOn w:val="12"/>
    <w:qFormat/>
    <w:uiPriority w:val="0"/>
    <w:rPr>
      <w:i/>
      <w:iCs/>
    </w:rPr>
  </w:style>
  <w:style w:type="character" w:styleId="45">
    <w:name w:val="HTML Code"/>
    <w:basedOn w:val="12"/>
    <w:qFormat/>
    <w:uiPriority w:val="0"/>
    <w:rPr>
      <w:rFonts w:ascii="Courier New" w:hAnsi="Courier New" w:cs="Courier New"/>
      <w:sz w:val="20"/>
      <w:szCs w:val="20"/>
    </w:rPr>
  </w:style>
  <w:style w:type="character" w:styleId="46">
    <w:name w:val="HTML Definition"/>
    <w:basedOn w:val="12"/>
    <w:qFormat/>
    <w:uiPriority w:val="0"/>
    <w:rPr>
      <w:i/>
      <w:iCs/>
    </w:rPr>
  </w:style>
  <w:style w:type="character" w:styleId="47">
    <w:name w:val="HTML Keyboard"/>
    <w:basedOn w:val="12"/>
    <w:qFormat/>
    <w:uiPriority w:val="0"/>
    <w:rPr>
      <w:rFonts w:ascii="Courier New" w:hAnsi="Courier New" w:cs="Courier New"/>
      <w:sz w:val="20"/>
      <w:szCs w:val="20"/>
    </w:rPr>
  </w:style>
  <w:style w:type="paragraph" w:styleId="48">
    <w:name w:val="HTML Preformatted"/>
    <w:basedOn w:val="1"/>
    <w:qFormat/>
    <w:uiPriority w:val="0"/>
    <w:rPr>
      <w:rFonts w:ascii="Courier New" w:hAnsi="Courier New" w:cs="Courier New"/>
      <w:sz w:val="20"/>
    </w:rPr>
  </w:style>
  <w:style w:type="character" w:styleId="49">
    <w:name w:val="HTML Sample"/>
    <w:basedOn w:val="12"/>
    <w:qFormat/>
    <w:uiPriority w:val="0"/>
    <w:rPr>
      <w:rFonts w:ascii="Courier New" w:hAnsi="Courier New" w:cs="Courier New"/>
    </w:rPr>
  </w:style>
  <w:style w:type="character" w:styleId="50">
    <w:name w:val="HTML Typewriter"/>
    <w:basedOn w:val="12"/>
    <w:qFormat/>
    <w:uiPriority w:val="0"/>
    <w:rPr>
      <w:rFonts w:ascii="Courier New" w:hAnsi="Courier New" w:cs="Courier New"/>
      <w:sz w:val="20"/>
      <w:szCs w:val="20"/>
    </w:rPr>
  </w:style>
  <w:style w:type="character" w:styleId="51">
    <w:name w:val="HTML Variable"/>
    <w:basedOn w:val="12"/>
    <w:qFormat/>
    <w:uiPriority w:val="0"/>
    <w:rPr>
      <w:i/>
      <w:iCs/>
    </w:rPr>
  </w:style>
  <w:style w:type="character" w:styleId="52">
    <w:name w:val="Hyperlink"/>
    <w:basedOn w:val="12"/>
    <w:qFormat/>
    <w:uiPriority w:val="0"/>
    <w:rPr>
      <w:color w:val="0000FF"/>
      <w:u w:val="single"/>
    </w:rPr>
  </w:style>
  <w:style w:type="paragraph" w:styleId="53">
    <w:name w:val="index 1"/>
    <w:basedOn w:val="1"/>
    <w:next w:val="1"/>
    <w:qFormat/>
    <w:uiPriority w:val="0"/>
  </w:style>
  <w:style w:type="paragraph" w:styleId="54">
    <w:name w:val="index 2"/>
    <w:basedOn w:val="1"/>
    <w:next w:val="1"/>
    <w:qFormat/>
    <w:uiPriority w:val="0"/>
    <w:pPr>
      <w:ind w:left="200" w:leftChars="200"/>
    </w:pPr>
  </w:style>
  <w:style w:type="paragraph" w:styleId="55">
    <w:name w:val="index 3"/>
    <w:basedOn w:val="1"/>
    <w:next w:val="1"/>
    <w:qFormat/>
    <w:uiPriority w:val="0"/>
    <w:pPr>
      <w:ind w:left="400" w:leftChars="400"/>
    </w:pPr>
  </w:style>
  <w:style w:type="paragraph" w:styleId="56">
    <w:name w:val="index 4"/>
    <w:basedOn w:val="1"/>
    <w:next w:val="1"/>
    <w:qFormat/>
    <w:uiPriority w:val="0"/>
    <w:pPr>
      <w:ind w:left="600" w:leftChars="600"/>
    </w:pPr>
  </w:style>
  <w:style w:type="paragraph" w:styleId="57">
    <w:name w:val="index 5"/>
    <w:basedOn w:val="1"/>
    <w:next w:val="1"/>
    <w:qFormat/>
    <w:uiPriority w:val="0"/>
    <w:pPr>
      <w:ind w:left="800" w:leftChars="800"/>
    </w:pPr>
  </w:style>
  <w:style w:type="paragraph" w:styleId="58">
    <w:name w:val="index 6"/>
    <w:basedOn w:val="1"/>
    <w:next w:val="1"/>
    <w:qFormat/>
    <w:uiPriority w:val="0"/>
    <w:pPr>
      <w:ind w:left="1000" w:leftChars="1000"/>
    </w:pPr>
  </w:style>
  <w:style w:type="paragraph" w:styleId="59">
    <w:name w:val="index 7"/>
    <w:basedOn w:val="1"/>
    <w:next w:val="1"/>
    <w:qFormat/>
    <w:uiPriority w:val="0"/>
    <w:pPr>
      <w:ind w:left="1200" w:leftChars="1200"/>
    </w:pPr>
  </w:style>
  <w:style w:type="paragraph" w:styleId="60">
    <w:name w:val="index 8"/>
    <w:basedOn w:val="1"/>
    <w:next w:val="1"/>
    <w:qFormat/>
    <w:uiPriority w:val="0"/>
    <w:pPr>
      <w:ind w:left="1400" w:leftChars="1400"/>
    </w:pPr>
  </w:style>
  <w:style w:type="paragraph" w:styleId="61">
    <w:name w:val="index 9"/>
    <w:basedOn w:val="1"/>
    <w:next w:val="1"/>
    <w:qFormat/>
    <w:uiPriority w:val="0"/>
    <w:pPr>
      <w:ind w:left="1600" w:leftChars="1600"/>
    </w:pPr>
  </w:style>
  <w:style w:type="paragraph" w:styleId="62">
    <w:name w:val="index heading"/>
    <w:basedOn w:val="1"/>
    <w:next w:val="53"/>
    <w:qFormat/>
    <w:uiPriority w:val="0"/>
    <w:rPr>
      <w:rFonts w:ascii="Arial" w:hAnsi="Arial" w:cs="Arial"/>
      <w:b/>
      <w:bCs/>
    </w:rPr>
  </w:style>
  <w:style w:type="character" w:styleId="63">
    <w:name w:val="line number"/>
    <w:basedOn w:val="12"/>
    <w:qFormat/>
    <w:uiPriority w:val="0"/>
  </w:style>
  <w:style w:type="paragraph" w:styleId="64">
    <w:name w:val="List"/>
    <w:basedOn w:val="1"/>
    <w:qFormat/>
    <w:uiPriority w:val="0"/>
    <w:pPr>
      <w:ind w:left="200" w:hanging="200" w:hangingChars="200"/>
    </w:pPr>
  </w:style>
  <w:style w:type="paragraph" w:styleId="65">
    <w:name w:val="List 2"/>
    <w:basedOn w:val="1"/>
    <w:qFormat/>
    <w:uiPriority w:val="0"/>
    <w:pPr>
      <w:ind w:left="100" w:leftChars="200" w:hanging="200" w:hangingChars="200"/>
    </w:pPr>
  </w:style>
  <w:style w:type="paragraph" w:styleId="66">
    <w:name w:val="List 3"/>
    <w:basedOn w:val="1"/>
    <w:qFormat/>
    <w:uiPriority w:val="0"/>
    <w:pPr>
      <w:ind w:left="100" w:leftChars="400" w:hanging="200" w:hangingChars="200"/>
    </w:pPr>
  </w:style>
  <w:style w:type="paragraph" w:styleId="67">
    <w:name w:val="List 4"/>
    <w:basedOn w:val="1"/>
    <w:qFormat/>
    <w:uiPriority w:val="0"/>
    <w:pPr>
      <w:ind w:left="100" w:leftChars="600" w:hanging="200" w:hangingChars="200"/>
    </w:pPr>
  </w:style>
  <w:style w:type="paragraph" w:styleId="68">
    <w:name w:val="List 5"/>
    <w:basedOn w:val="1"/>
    <w:qFormat/>
    <w:uiPriority w:val="0"/>
    <w:pPr>
      <w:ind w:left="100" w:leftChars="800" w:hanging="200" w:hangingChars="200"/>
    </w:pPr>
  </w:style>
  <w:style w:type="paragraph" w:styleId="69">
    <w:name w:val="List Bullet"/>
    <w:basedOn w:val="1"/>
    <w:qFormat/>
    <w:uiPriority w:val="0"/>
    <w:pPr>
      <w:numPr>
        <w:ilvl w:val="0"/>
        <w:numId w:val="1"/>
      </w:numPr>
    </w:pPr>
  </w:style>
  <w:style w:type="paragraph" w:styleId="70">
    <w:name w:val="List Bullet 2"/>
    <w:basedOn w:val="1"/>
    <w:qFormat/>
    <w:uiPriority w:val="0"/>
    <w:pPr>
      <w:numPr>
        <w:ilvl w:val="0"/>
        <w:numId w:val="2"/>
      </w:numPr>
    </w:pPr>
  </w:style>
  <w:style w:type="paragraph" w:styleId="71">
    <w:name w:val="List Bullet 3"/>
    <w:basedOn w:val="1"/>
    <w:qFormat/>
    <w:uiPriority w:val="0"/>
    <w:pPr>
      <w:numPr>
        <w:ilvl w:val="0"/>
        <w:numId w:val="3"/>
      </w:numPr>
    </w:pPr>
  </w:style>
  <w:style w:type="paragraph" w:styleId="72">
    <w:name w:val="List Bullet 4"/>
    <w:basedOn w:val="1"/>
    <w:qFormat/>
    <w:uiPriority w:val="0"/>
    <w:pPr>
      <w:numPr>
        <w:ilvl w:val="0"/>
        <w:numId w:val="4"/>
      </w:numPr>
    </w:pPr>
  </w:style>
  <w:style w:type="paragraph" w:styleId="73">
    <w:name w:val="List Bullet 5"/>
    <w:basedOn w:val="1"/>
    <w:qFormat/>
    <w:uiPriority w:val="0"/>
    <w:pPr>
      <w:numPr>
        <w:ilvl w:val="0"/>
        <w:numId w:val="5"/>
      </w:numPr>
    </w:pPr>
  </w:style>
  <w:style w:type="paragraph" w:styleId="74">
    <w:name w:val="List Continue"/>
    <w:basedOn w:val="1"/>
    <w:qFormat/>
    <w:uiPriority w:val="0"/>
    <w:pPr>
      <w:spacing w:after="120"/>
      <w:ind w:left="420" w:leftChars="200"/>
    </w:pPr>
  </w:style>
  <w:style w:type="paragraph" w:styleId="75">
    <w:name w:val="List Continue 2"/>
    <w:basedOn w:val="1"/>
    <w:qFormat/>
    <w:uiPriority w:val="0"/>
    <w:pPr>
      <w:spacing w:after="120"/>
      <w:ind w:left="840" w:leftChars="400"/>
    </w:pPr>
  </w:style>
  <w:style w:type="paragraph" w:styleId="76">
    <w:name w:val="List Continue 3"/>
    <w:basedOn w:val="1"/>
    <w:qFormat/>
    <w:uiPriority w:val="0"/>
    <w:pPr>
      <w:spacing w:after="120"/>
      <w:ind w:left="1260" w:leftChars="600"/>
    </w:pPr>
  </w:style>
  <w:style w:type="paragraph" w:styleId="77">
    <w:name w:val="List Continue 4"/>
    <w:basedOn w:val="1"/>
    <w:qFormat/>
    <w:uiPriority w:val="0"/>
    <w:pPr>
      <w:spacing w:after="120"/>
      <w:ind w:left="1680" w:leftChars="800"/>
    </w:pPr>
  </w:style>
  <w:style w:type="paragraph" w:styleId="78">
    <w:name w:val="List Continue 5"/>
    <w:basedOn w:val="1"/>
    <w:qFormat/>
    <w:uiPriority w:val="0"/>
    <w:pPr>
      <w:spacing w:after="120"/>
      <w:ind w:left="2100" w:leftChars="1000"/>
    </w:pPr>
  </w:style>
  <w:style w:type="paragraph" w:styleId="79">
    <w:name w:val="List Number"/>
    <w:basedOn w:val="1"/>
    <w:qFormat/>
    <w:uiPriority w:val="0"/>
    <w:pPr>
      <w:numPr>
        <w:ilvl w:val="0"/>
        <w:numId w:val="6"/>
      </w:numPr>
    </w:pPr>
  </w:style>
  <w:style w:type="paragraph" w:styleId="80">
    <w:name w:val="List Number 2"/>
    <w:basedOn w:val="1"/>
    <w:qFormat/>
    <w:uiPriority w:val="0"/>
    <w:pPr>
      <w:numPr>
        <w:ilvl w:val="0"/>
        <w:numId w:val="7"/>
      </w:numPr>
    </w:pPr>
  </w:style>
  <w:style w:type="paragraph" w:styleId="81">
    <w:name w:val="List Number 3"/>
    <w:basedOn w:val="1"/>
    <w:qFormat/>
    <w:uiPriority w:val="0"/>
    <w:pPr>
      <w:numPr>
        <w:ilvl w:val="0"/>
        <w:numId w:val="8"/>
      </w:numPr>
    </w:pPr>
  </w:style>
  <w:style w:type="paragraph" w:styleId="82">
    <w:name w:val="List Number 4"/>
    <w:basedOn w:val="1"/>
    <w:qFormat/>
    <w:uiPriority w:val="0"/>
    <w:pPr>
      <w:numPr>
        <w:ilvl w:val="0"/>
        <w:numId w:val="9"/>
      </w:numPr>
    </w:pPr>
  </w:style>
  <w:style w:type="paragraph" w:styleId="83">
    <w:name w:val="List Number 5"/>
    <w:basedOn w:val="1"/>
    <w:qFormat/>
    <w:uiPriority w:val="0"/>
    <w:pPr>
      <w:numPr>
        <w:ilvl w:val="0"/>
        <w:numId w:val="10"/>
      </w:numPr>
    </w:pPr>
  </w:style>
  <w:style w:type="paragraph" w:styleId="8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6">
    <w:name w:val="Normal (Web)"/>
    <w:basedOn w:val="6"/>
    <w:qFormat/>
    <w:uiPriority w:val="0"/>
    <w:pPr>
      <w:spacing w:before="0" w:beforeAutospacing="1" w:after="0" w:afterAutospacing="1"/>
      <w:ind w:left="0" w:right="0"/>
      <w:jc w:val="left"/>
    </w:pPr>
    <w:rPr>
      <w:kern w:val="0"/>
      <w:sz w:val="24"/>
      <w:szCs w:val="24"/>
      <w:lang w:val="en-US" w:eastAsia="zh-CN" w:bidi="ar"/>
    </w:rPr>
  </w:style>
  <w:style w:type="paragraph" w:styleId="87">
    <w:name w:val="Normal Indent"/>
    <w:basedOn w:val="1"/>
    <w:qFormat/>
    <w:uiPriority w:val="0"/>
    <w:pPr>
      <w:ind w:firstLine="420" w:firstLineChars="200"/>
    </w:pPr>
  </w:style>
  <w:style w:type="paragraph" w:styleId="88">
    <w:name w:val="Note Heading"/>
    <w:basedOn w:val="1"/>
    <w:next w:val="1"/>
    <w:qFormat/>
    <w:uiPriority w:val="0"/>
    <w:pPr>
      <w:jc w:val="center"/>
    </w:pPr>
  </w:style>
  <w:style w:type="character" w:styleId="89">
    <w:name w:val="page number"/>
    <w:basedOn w:val="12"/>
    <w:qFormat/>
    <w:uiPriority w:val="0"/>
  </w:style>
  <w:style w:type="paragraph" w:styleId="90">
    <w:name w:val="Plain Text"/>
    <w:basedOn w:val="1"/>
    <w:qFormat/>
    <w:uiPriority w:val="0"/>
    <w:rPr>
      <w:rFonts w:ascii="宋体" w:hAnsi="Courier New" w:cs="Courier New"/>
      <w:szCs w:val="21"/>
    </w:rPr>
  </w:style>
  <w:style w:type="paragraph" w:styleId="91">
    <w:name w:val="Salutation"/>
    <w:basedOn w:val="1"/>
    <w:next w:val="1"/>
    <w:qFormat/>
    <w:uiPriority w:val="0"/>
  </w:style>
  <w:style w:type="paragraph" w:styleId="92">
    <w:name w:val="Signature"/>
    <w:basedOn w:val="1"/>
    <w:qFormat/>
    <w:uiPriority w:val="0"/>
    <w:pPr>
      <w:ind w:left="100" w:leftChars="2100"/>
    </w:pPr>
  </w:style>
  <w:style w:type="character" w:styleId="93">
    <w:name w:val="Strong"/>
    <w:basedOn w:val="12"/>
    <w:qFormat/>
    <w:uiPriority w:val="0"/>
    <w:rPr>
      <w:b/>
      <w:bCs/>
    </w:rPr>
  </w:style>
  <w:style w:type="paragraph" w:styleId="9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5">
    <w:name w:val="Table 3D effects 1"/>
    <w:basedOn w:val="13"/>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6">
    <w:name w:val="Table 3D effects 2"/>
    <w:basedOn w:val="13"/>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3D effects 3"/>
    <w:basedOn w:val="13"/>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9">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0">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1">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2">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3">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4">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5">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2"/>
    <w:basedOn w:val="13"/>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8">
    <w:name w:val="Table Columns 4"/>
    <w:basedOn w:val="13"/>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0">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1">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2">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3">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4">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5">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6">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7">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1">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4">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5">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6">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7">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8">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9">
    <w:name w:val="table of authorities"/>
    <w:basedOn w:val="1"/>
    <w:next w:val="1"/>
    <w:qFormat/>
    <w:uiPriority w:val="0"/>
    <w:pPr>
      <w:ind w:left="420" w:leftChars="200"/>
    </w:pPr>
  </w:style>
  <w:style w:type="paragraph" w:styleId="130">
    <w:name w:val="table of figures"/>
    <w:basedOn w:val="1"/>
    <w:next w:val="1"/>
    <w:qFormat/>
    <w:uiPriority w:val="0"/>
    <w:pPr>
      <w:ind w:leftChars="200" w:hanging="200" w:hangingChars="200"/>
    </w:pPr>
  </w:style>
  <w:style w:type="table" w:styleId="131">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2">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3">
    <w:name w:val="Table Simple 2"/>
    <w:basedOn w:val="13"/>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4">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5">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8">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1">
    <w:name w:val="Title"/>
    <w:basedOn w:val="1"/>
    <w:qFormat/>
    <w:uiPriority w:val="0"/>
    <w:pPr>
      <w:spacing w:before="240" w:after="60"/>
      <w:jc w:val="center"/>
      <w:outlineLvl w:val="0"/>
    </w:pPr>
    <w:rPr>
      <w:rFonts w:ascii="Arial" w:hAnsi="Arial" w:cs="Arial"/>
      <w:b/>
      <w:bCs/>
      <w:sz w:val="32"/>
      <w:szCs w:val="32"/>
    </w:rPr>
  </w:style>
  <w:style w:type="paragraph" w:styleId="142">
    <w:name w:val="toa heading"/>
    <w:basedOn w:val="1"/>
    <w:next w:val="1"/>
    <w:qFormat/>
    <w:uiPriority w:val="0"/>
    <w:pPr>
      <w:spacing w:before="120"/>
    </w:pPr>
    <w:rPr>
      <w:rFonts w:ascii="Arial" w:hAnsi="Arial" w:cs="Arial"/>
      <w:sz w:val="24"/>
      <w:szCs w:val="24"/>
    </w:rPr>
  </w:style>
  <w:style w:type="paragraph" w:styleId="143">
    <w:name w:val="toc 1"/>
    <w:basedOn w:val="1"/>
    <w:next w:val="1"/>
    <w:qFormat/>
    <w:uiPriority w:val="0"/>
  </w:style>
  <w:style w:type="paragraph" w:styleId="144">
    <w:name w:val="toc 2"/>
    <w:basedOn w:val="1"/>
    <w:next w:val="1"/>
    <w:qFormat/>
    <w:uiPriority w:val="0"/>
    <w:pPr>
      <w:ind w:left="420" w:leftChars="200"/>
    </w:pPr>
  </w:style>
  <w:style w:type="paragraph" w:styleId="145">
    <w:name w:val="toc 3"/>
    <w:basedOn w:val="1"/>
    <w:next w:val="1"/>
    <w:qFormat/>
    <w:uiPriority w:val="0"/>
    <w:pPr>
      <w:ind w:left="840" w:leftChars="400"/>
    </w:pPr>
  </w:style>
  <w:style w:type="paragraph" w:styleId="146">
    <w:name w:val="toc 4"/>
    <w:basedOn w:val="1"/>
    <w:next w:val="1"/>
    <w:qFormat/>
    <w:uiPriority w:val="0"/>
    <w:pPr>
      <w:ind w:left="1260" w:leftChars="600"/>
    </w:pPr>
  </w:style>
  <w:style w:type="paragraph" w:styleId="147">
    <w:name w:val="toc 5"/>
    <w:basedOn w:val="1"/>
    <w:next w:val="1"/>
    <w:qFormat/>
    <w:uiPriority w:val="0"/>
    <w:pPr>
      <w:ind w:left="1680" w:leftChars="800"/>
    </w:pPr>
  </w:style>
  <w:style w:type="paragraph" w:styleId="148">
    <w:name w:val="toc 6"/>
    <w:basedOn w:val="1"/>
    <w:next w:val="1"/>
    <w:qFormat/>
    <w:uiPriority w:val="0"/>
    <w:pPr>
      <w:ind w:left="2100" w:leftChars="1000"/>
    </w:pPr>
  </w:style>
  <w:style w:type="paragraph" w:styleId="149">
    <w:name w:val="toc 7"/>
    <w:basedOn w:val="1"/>
    <w:next w:val="1"/>
    <w:qFormat/>
    <w:uiPriority w:val="0"/>
    <w:pPr>
      <w:ind w:left="2520" w:leftChars="1200"/>
    </w:pPr>
  </w:style>
  <w:style w:type="paragraph" w:styleId="150">
    <w:name w:val="toc 8"/>
    <w:basedOn w:val="1"/>
    <w:next w:val="1"/>
    <w:qFormat/>
    <w:uiPriority w:val="0"/>
    <w:pPr>
      <w:ind w:left="2940" w:leftChars="1400"/>
    </w:pPr>
  </w:style>
  <w:style w:type="paragraph" w:styleId="151">
    <w:name w:val="toc 9"/>
    <w:basedOn w:val="1"/>
    <w:next w:val="1"/>
    <w:qFormat/>
    <w:uiPriority w:val="0"/>
    <w:pPr>
      <w:ind w:left="3360" w:leftChars="1600"/>
    </w:pPr>
  </w:style>
  <w:style w:type="table" w:styleId="152">
    <w:name w:val="Light Shading"/>
    <w:basedOn w:val="13"/>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3">
    <w:name w:val="Light Shading Accent 1"/>
    <w:basedOn w:val="13"/>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4">
    <w:name w:val="Light Shading Accent 2"/>
    <w:basedOn w:val="13"/>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5">
    <w:name w:val="Light Shading Accent 3"/>
    <w:basedOn w:val="13"/>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6">
    <w:name w:val="Light Shading Accent 4"/>
    <w:basedOn w:val="13"/>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7">
    <w:name w:val="Light Shading Accent 5"/>
    <w:basedOn w:val="13"/>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8">
    <w:name w:val="Light Shading Accent 6"/>
    <w:basedOn w:val="13"/>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9">
    <w:name w:val="Light List"/>
    <w:basedOn w:val="13"/>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0">
    <w:name w:val="Light List Accent 1"/>
    <w:basedOn w:val="13"/>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1">
    <w:name w:val="Light List Accent 2"/>
    <w:basedOn w:val="13"/>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2">
    <w:name w:val="Light List Accent 3"/>
    <w:basedOn w:val="13"/>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3">
    <w:name w:val="Light List Accent 4"/>
    <w:basedOn w:val="13"/>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4">
    <w:name w:val="Light List Accent 5"/>
    <w:basedOn w:val="13"/>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5">
    <w:name w:val="Light List Accent 6"/>
    <w:basedOn w:val="13"/>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6">
    <w:name w:val="Light Grid"/>
    <w:basedOn w:val="13"/>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7">
    <w:name w:val="Light Grid Accent 1"/>
    <w:basedOn w:val="13"/>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8">
    <w:name w:val="Light Grid Accent 2"/>
    <w:basedOn w:val="13"/>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9">
    <w:name w:val="Light Grid Accent 3"/>
    <w:basedOn w:val="13"/>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0">
    <w:name w:val="Light Grid Accent 4"/>
    <w:basedOn w:val="13"/>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1">
    <w:name w:val="Light Grid Accent 5"/>
    <w:basedOn w:val="13"/>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2">
    <w:name w:val="Light Grid Accent 6"/>
    <w:basedOn w:val="13"/>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3">
    <w:name w:val="Medium Shading 1"/>
    <w:basedOn w:val="13"/>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4">
    <w:name w:val="Medium Shading 1 Accent 1"/>
    <w:basedOn w:val="13"/>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5">
    <w:name w:val="Medium Shading 1 Accent 2"/>
    <w:basedOn w:val="13"/>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6">
    <w:name w:val="Medium Shading 1 Accent 3"/>
    <w:basedOn w:val="13"/>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7">
    <w:name w:val="Medium Shading 1 Accent 4"/>
    <w:basedOn w:val="13"/>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8">
    <w:name w:val="Medium Shading 1 Accent 5"/>
    <w:basedOn w:val="13"/>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9">
    <w:name w:val="Medium Shading 1 Accent 6"/>
    <w:basedOn w:val="13"/>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0">
    <w:name w:val="Medium Shading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1"/>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3"/>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4"/>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5"/>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6"/>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List 1"/>
    <w:basedOn w:val="13"/>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8">
    <w:name w:val="Medium List 1 Accent 1"/>
    <w:basedOn w:val="13"/>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9">
    <w:name w:val="Medium List 1 Accent 2"/>
    <w:basedOn w:val="13"/>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0">
    <w:name w:val="Medium List 1 Accent 3"/>
    <w:basedOn w:val="13"/>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1">
    <w:name w:val="Medium List 1 Accent 4"/>
    <w:basedOn w:val="13"/>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2">
    <w:name w:val="Medium List 1 Accent 5"/>
    <w:basedOn w:val="13"/>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3">
    <w:name w:val="Medium List 1 Accent 6"/>
    <w:basedOn w:val="13"/>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4">
    <w:name w:val="Medium List 2"/>
    <w:basedOn w:val="13"/>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5">
    <w:name w:val="Medium List 2 Accent 1"/>
    <w:basedOn w:val="13"/>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6">
    <w:name w:val="Medium List 2 Accent 2"/>
    <w:basedOn w:val="13"/>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7">
    <w:name w:val="Medium List 2 Accent 3"/>
    <w:basedOn w:val="13"/>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8">
    <w:name w:val="Medium List 2 Accent 4"/>
    <w:basedOn w:val="13"/>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9">
    <w:name w:val="Medium List 2 Accent 5"/>
    <w:basedOn w:val="13"/>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0">
    <w:name w:val="Medium List 2 Accent 6"/>
    <w:basedOn w:val="13"/>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1">
    <w:name w:val="Medium Grid 1"/>
    <w:basedOn w:val="13"/>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2">
    <w:name w:val="Medium Grid 1 Accent 1"/>
    <w:basedOn w:val="13"/>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3">
    <w:name w:val="Medium Grid 1 Accent 2"/>
    <w:basedOn w:val="13"/>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4">
    <w:name w:val="Medium Grid 1 Accent 3"/>
    <w:basedOn w:val="13"/>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5">
    <w:name w:val="Medium Grid 1 Accent 4"/>
    <w:basedOn w:val="13"/>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6">
    <w:name w:val="Medium Grid 1 Accent 5"/>
    <w:basedOn w:val="13"/>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7">
    <w:name w:val="Medium Grid 1 Accent 6"/>
    <w:basedOn w:val="13"/>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8">
    <w:name w:val="Medium Grid 2"/>
    <w:basedOn w:val="13"/>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9">
    <w:name w:val="Medium Grid 2 Accent 1"/>
    <w:basedOn w:val="13"/>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0">
    <w:name w:val="Medium Grid 2 Accent 2"/>
    <w:basedOn w:val="13"/>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1">
    <w:name w:val="Medium Grid 2 Accent 3"/>
    <w:basedOn w:val="13"/>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2">
    <w:name w:val="Medium Grid 2 Accent 4"/>
    <w:basedOn w:val="13"/>
    <w:qFormat/>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3">
    <w:name w:val="Medium Grid 2 Accent 5"/>
    <w:basedOn w:val="13"/>
    <w:qFormat/>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4">
    <w:name w:val="Medium Grid 2 Accent 6"/>
    <w:basedOn w:val="13"/>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5">
    <w:name w:val="Medium Grid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6">
    <w:name w:val="Medium Grid 3 Accent 1"/>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7">
    <w:name w:val="Medium Grid 3 Accent 2"/>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8">
    <w:name w:val="Medium Grid 3 Accent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9">
    <w:name w:val="Medium Grid 3 Accent 4"/>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0">
    <w:name w:val="Medium Grid 3 Accent 5"/>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1">
    <w:name w:val="Medium Grid 3 Accent 6"/>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2">
    <w:name w:val="Dark List"/>
    <w:basedOn w:val="13"/>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3">
    <w:name w:val="Dark List Accent 1"/>
    <w:basedOn w:val="13"/>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4">
    <w:name w:val="Dark List Accent 2"/>
    <w:basedOn w:val="13"/>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5">
    <w:name w:val="Dark List Accent 3"/>
    <w:basedOn w:val="13"/>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6">
    <w:name w:val="Dark List Accent 4"/>
    <w:basedOn w:val="13"/>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7">
    <w:name w:val="Dark List Accent 5"/>
    <w:basedOn w:val="13"/>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8">
    <w:name w:val="Dark List Accent 6"/>
    <w:basedOn w:val="13"/>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9">
    <w:name w:val="Colorful Shading"/>
    <w:basedOn w:val="13"/>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0">
    <w:name w:val="Colorful Shading Accent 1"/>
    <w:basedOn w:val="13"/>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1">
    <w:name w:val="Colorful Shading Accent 2"/>
    <w:basedOn w:val="13"/>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2">
    <w:name w:val="Colorful Shading Accent 3"/>
    <w:basedOn w:val="13"/>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3">
    <w:name w:val="Colorful Shading Accent 4"/>
    <w:basedOn w:val="13"/>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4">
    <w:name w:val="Colorful Shading Accent 5"/>
    <w:basedOn w:val="13"/>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5">
    <w:name w:val="Colorful Shading Accent 6"/>
    <w:basedOn w:val="13"/>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6">
    <w:name w:val="Colorful List"/>
    <w:basedOn w:val="13"/>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7">
    <w:name w:val="Colorful List Accent 1"/>
    <w:basedOn w:val="13"/>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8">
    <w:name w:val="Colorful List Accent 2"/>
    <w:basedOn w:val="13"/>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9">
    <w:name w:val="Colorful List Accent 3"/>
    <w:basedOn w:val="13"/>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0">
    <w:name w:val="Colorful List Accent 4"/>
    <w:basedOn w:val="13"/>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1">
    <w:name w:val="Colorful List Accent 5"/>
    <w:basedOn w:val="13"/>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2">
    <w:name w:val="Colorful List Accent 6"/>
    <w:basedOn w:val="13"/>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3">
    <w:name w:val="Colorful Grid"/>
    <w:basedOn w:val="13"/>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4">
    <w:name w:val="Colorful Grid Accent 1"/>
    <w:basedOn w:val="13"/>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5">
    <w:name w:val="Colorful Grid Accent 2"/>
    <w:basedOn w:val="13"/>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6">
    <w:name w:val="Colorful Grid Accent 3"/>
    <w:basedOn w:val="13"/>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7">
    <w:name w:val="Colorful Grid Accent 4"/>
    <w:basedOn w:val="13"/>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8">
    <w:name w:val="Colorful Grid Accent 5"/>
    <w:basedOn w:val="13"/>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9">
    <w:name w:val="Colorful Grid Accent 6"/>
    <w:basedOn w:val="13"/>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0">
    <w:name w:val="一级标题"/>
    <w:qFormat/>
    <w:uiPriority w:val="0"/>
    <w:pPr>
      <w:spacing w:before="120" w:after="120" w:line="320" w:lineRule="exact"/>
      <w:outlineLvl w:val="0"/>
    </w:pPr>
    <w:rPr>
      <w:rFonts w:ascii="Times New Roman" w:hAnsi="Times New Roman" w:eastAsia="黑体" w:cs="宋体"/>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14411</Words>
  <Characters>21096</Characters>
  <Lines>0</Lines>
  <Paragraphs>0</Paragraphs>
  <TotalTime>22</TotalTime>
  <ScaleCrop>false</ScaleCrop>
  <LinksUpToDate>false</LinksUpToDate>
  <CharactersWithSpaces>22222</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2024-03-20T14:39:00Z</dcterms:created>
  <dc:creator>alan</dc:creator>
  <cp:lastModifiedBy>alan</cp:lastModifiedBy>
  <dcterms:modified xsi:type="dcterms:W3CDTF">2024-05-07T11:00:51Z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